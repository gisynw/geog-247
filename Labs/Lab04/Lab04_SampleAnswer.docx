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095D" w14:textId="56784FD6" w:rsidR="00715359" w:rsidRPr="00715359" w:rsidRDefault="00715359" w:rsidP="00715359">
      <w:pPr>
        <w:jc w:val="center"/>
        <w:rPr>
          <w:rFonts w:ascii="Calibri" w:eastAsiaTheme="minorEastAsia" w:hAnsi="Calibri" w:cs="Calibri"/>
          <w:color w:val="0F4761" w:themeColor="accent1" w:themeShade="BF"/>
          <w:sz w:val="52"/>
          <w:szCs w:val="52"/>
          <w:lang w:eastAsia="zh-CN"/>
        </w:rPr>
      </w:pPr>
      <w:r w:rsidRPr="00E51D94">
        <w:rPr>
          <w:rFonts w:ascii="Calibri" w:hAnsi="Calibri" w:cs="Calibri"/>
          <w:color w:val="0F4761" w:themeColor="accent1" w:themeShade="BF"/>
          <w:sz w:val="52"/>
          <w:szCs w:val="52"/>
        </w:rPr>
        <w:t>Lab 0</w:t>
      </w:r>
      <w:r>
        <w:rPr>
          <w:rFonts w:ascii="Calibri" w:eastAsiaTheme="minorEastAsia" w:hAnsi="Calibri" w:cs="Calibri" w:hint="eastAsia"/>
          <w:color w:val="0F4761" w:themeColor="accent1" w:themeShade="BF"/>
          <w:sz w:val="52"/>
          <w:szCs w:val="52"/>
          <w:lang w:eastAsia="zh-CN"/>
        </w:rPr>
        <w:t>4</w:t>
      </w:r>
      <w:r w:rsidRPr="00E51D94">
        <w:rPr>
          <w:rFonts w:ascii="Calibri" w:hAnsi="Calibri" w:cs="Calibri"/>
          <w:color w:val="0F4761" w:themeColor="accent1" w:themeShade="BF"/>
          <w:sz w:val="52"/>
          <w:szCs w:val="52"/>
        </w:rPr>
        <w:t xml:space="preserve">: </w:t>
      </w:r>
      <w:r>
        <w:rPr>
          <w:rFonts w:ascii="Calibri" w:eastAsiaTheme="minorEastAsia" w:hAnsi="Calibri" w:cs="Calibri" w:hint="eastAsia"/>
          <w:color w:val="0F4761" w:themeColor="accent1" w:themeShade="BF"/>
          <w:sz w:val="52"/>
          <w:szCs w:val="52"/>
          <w:lang w:eastAsia="zh-CN"/>
        </w:rPr>
        <w:t xml:space="preserve">Regression </w:t>
      </w:r>
      <w:r w:rsidR="000B2CD7">
        <w:rPr>
          <w:rFonts w:ascii="Calibri" w:eastAsiaTheme="minorEastAsia" w:hAnsi="Calibri" w:cs="Calibri"/>
          <w:color w:val="0F4761" w:themeColor="accent1" w:themeShade="BF"/>
          <w:sz w:val="52"/>
          <w:szCs w:val="52"/>
          <w:lang w:eastAsia="zh-CN"/>
        </w:rPr>
        <w:t>Criticism</w:t>
      </w:r>
    </w:p>
    <w:p w14:paraId="445AE7A9" w14:textId="0CC917BD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  <w:b/>
          <w:bCs/>
        </w:rPr>
        <w:t>Due date:</w:t>
      </w:r>
      <w:r w:rsidRPr="00E51D94">
        <w:rPr>
          <w:rFonts w:ascii="Calibri" w:hAnsi="Calibri" w:cs="Calibri"/>
        </w:rPr>
        <w:t xml:space="preserve"> </w:t>
      </w:r>
      <w:r w:rsidR="004B7C8C">
        <w:rPr>
          <w:rFonts w:ascii="Calibri" w:hAnsi="Calibri" w:cs="Calibri"/>
        </w:rPr>
        <w:t>Thursday</w:t>
      </w:r>
      <w:r w:rsidRPr="00E51D94">
        <w:rPr>
          <w:rFonts w:ascii="Calibri" w:hAnsi="Calibri" w:cs="Calibri"/>
        </w:rPr>
        <w:t xml:space="preserve">, </w:t>
      </w:r>
      <w:r w:rsidR="004B7C8C">
        <w:rPr>
          <w:rFonts w:ascii="Calibri" w:hAnsi="Calibri" w:cs="Calibri"/>
          <w:color w:val="000000"/>
          <w:sz w:val="22"/>
          <w:szCs w:val="22"/>
        </w:rPr>
        <w:t>March 14</w:t>
      </w:r>
      <w:r w:rsidRPr="00E51D94">
        <w:rPr>
          <w:rFonts w:ascii="Calibri" w:hAnsi="Calibri" w:cs="Calibri"/>
        </w:rPr>
        <w:t xml:space="preserve">, </w:t>
      </w:r>
      <w:proofErr w:type="gramStart"/>
      <w:r w:rsidRPr="00E51D94">
        <w:rPr>
          <w:rFonts w:ascii="Calibri" w:hAnsi="Calibri" w:cs="Calibri"/>
        </w:rPr>
        <w:t>2025</w:t>
      </w:r>
      <w:proofErr w:type="gramEnd"/>
      <w:r w:rsidRPr="00E51D94">
        <w:rPr>
          <w:rFonts w:ascii="Calibri" w:hAnsi="Calibri" w:cs="Calibri"/>
        </w:rPr>
        <w:t xml:space="preserve"> submitted as Word document to Canvas </w:t>
      </w:r>
      <w:r w:rsidRPr="00E51D94">
        <w:rPr>
          <w:rFonts w:ascii="Calibri" w:hAnsi="Calibri" w:cs="Calibri"/>
          <w:b/>
          <w:bCs/>
          <w:i/>
          <w:iCs/>
        </w:rPr>
        <w:t>Lab0</w:t>
      </w:r>
      <w:r w:rsidR="004B7C8C">
        <w:rPr>
          <w:rFonts w:ascii="Calibri" w:hAnsi="Calibri" w:cs="Calibri"/>
          <w:b/>
          <w:bCs/>
          <w:i/>
          <w:iCs/>
        </w:rPr>
        <w:t xml:space="preserve">4 </w:t>
      </w:r>
      <w:r w:rsidRPr="00E51D94">
        <w:rPr>
          <w:rFonts w:ascii="Calibri" w:hAnsi="Calibri" w:cs="Calibri"/>
        </w:rPr>
        <w:t>link</w:t>
      </w:r>
    </w:p>
    <w:p w14:paraId="6E76250B" w14:textId="77777777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</w:rPr>
        <w:t>This lab counts 9 % toward your total grade.</w:t>
      </w:r>
    </w:p>
    <w:p w14:paraId="4578115B" w14:textId="77777777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  <w:b/>
          <w:bCs/>
        </w:rPr>
        <w:t>Objectives:</w:t>
      </w:r>
      <w:r w:rsidRPr="00E51D94">
        <w:rPr>
          <w:rFonts w:ascii="Calibri" w:hAnsi="Calibri" w:cs="Calibri"/>
        </w:rPr>
        <w:t xml:space="preserve"> In this lab, you will practice your skills in</w:t>
      </w:r>
    </w:p>
    <w:p w14:paraId="2A3E9B5D" w14:textId="1D8E9470" w:rsidR="00715359" w:rsidRPr="00E51D94" w:rsidRDefault="00715359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Explore </w:t>
      </w:r>
      <w:r w:rsidR="006159EE">
        <w:rPr>
          <w:rFonts w:ascii="Calibri" w:eastAsiaTheme="minorEastAsia" w:hAnsi="Calibri" w:cs="Calibri" w:hint="eastAsia"/>
          <w:lang w:eastAsia="zh-CN"/>
        </w:rPr>
        <w:t>multiple</w:t>
      </w:r>
      <w:r w:rsidRPr="00E51D94">
        <w:rPr>
          <w:rFonts w:ascii="Calibri" w:hAnsi="Calibri" w:cs="Calibri"/>
        </w:rPr>
        <w:t xml:space="preserve"> regression</w:t>
      </w:r>
    </w:p>
    <w:p w14:paraId="3EDB0751" w14:textId="646D8D45" w:rsidR="00715359" w:rsidRPr="00E51D94" w:rsidRDefault="006159EE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eastAsiaTheme="minorEastAsia" w:hAnsi="Calibri" w:cs="Calibri" w:hint="eastAsia"/>
          <w:lang w:eastAsia="zh-CN"/>
        </w:rPr>
        <w:t>Residual plot</w:t>
      </w:r>
    </w:p>
    <w:p w14:paraId="73B481AB" w14:textId="17377368" w:rsidR="00715359" w:rsidRPr="00E51D94" w:rsidRDefault="006159EE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eastAsiaTheme="minorEastAsia" w:hAnsi="Calibri" w:cs="Calibri" w:hint="eastAsia"/>
          <w:lang w:eastAsia="zh-CN"/>
        </w:rPr>
        <w:t>Multicollinearity</w:t>
      </w:r>
    </w:p>
    <w:p w14:paraId="6EDF75C1" w14:textId="57828E04" w:rsidR="00715359" w:rsidRPr="00E51D94" w:rsidRDefault="006159EE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eastAsiaTheme="minorEastAsia" w:hAnsi="Calibri" w:cs="Calibri" w:hint="eastAsia"/>
          <w:lang w:eastAsia="zh-CN"/>
        </w:rPr>
        <w:t>Outlier detection</w:t>
      </w:r>
    </w:p>
    <w:p w14:paraId="3A585417" w14:textId="699EC7E0" w:rsidR="00715359" w:rsidRDefault="00715359" w:rsidP="00715359">
      <w:pPr>
        <w:rPr>
          <w:rFonts w:ascii="Calibri" w:eastAsiaTheme="minorEastAsia" w:hAnsi="Calibri" w:cs="Calibri"/>
          <w:lang w:eastAsia="zh-CN"/>
        </w:rPr>
      </w:pPr>
      <w:r w:rsidRPr="00E51D94">
        <w:rPr>
          <w:rFonts w:ascii="Calibri" w:hAnsi="Calibri" w:cs="Calibri"/>
          <w:b/>
          <w:bCs/>
        </w:rPr>
        <w:t>Format of answer:</w:t>
      </w:r>
      <w:r w:rsidRPr="00E51D94">
        <w:rPr>
          <w:rFonts w:ascii="Calibri" w:hAnsi="Calibri" w:cs="Calibri"/>
        </w:rPr>
        <w:t xml:space="preserve"> Submit your answers as a </w:t>
      </w:r>
      <w:r w:rsidRPr="00E51D94">
        <w:rPr>
          <w:rFonts w:ascii="Calibri" w:hAnsi="Calibri" w:cs="Calibri"/>
          <w:b/>
          <w:bCs/>
        </w:rPr>
        <w:t>Word document</w:t>
      </w:r>
      <w:r w:rsidRPr="00E51D94">
        <w:rPr>
          <w:rFonts w:ascii="Calibri" w:hAnsi="Calibri" w:cs="Calibri"/>
        </w:rPr>
        <w:t xml:space="preserve"> with graphs and verbal descriptions, properly labeled in the task sequence, with answers in </w:t>
      </w:r>
      <w:r w:rsidRPr="00E51D94">
        <w:rPr>
          <w:rFonts w:ascii="Calibri" w:hAnsi="Calibri" w:cs="Calibri"/>
          <w:color w:val="FF0000"/>
        </w:rPr>
        <w:t xml:space="preserve">red text </w:t>
      </w:r>
      <w:r w:rsidRPr="00E51D94">
        <w:rPr>
          <w:rFonts w:ascii="Calibri" w:hAnsi="Calibri" w:cs="Calibri"/>
        </w:rPr>
        <w:t>and only relevant content included</w:t>
      </w:r>
    </w:p>
    <w:p w14:paraId="02010446" w14:textId="77777777" w:rsidR="00715359" w:rsidRDefault="00715359" w:rsidP="00715359">
      <w:pPr>
        <w:rPr>
          <w:rFonts w:ascii="Calibri" w:eastAsiaTheme="minorEastAsia" w:hAnsi="Calibri" w:cs="Calibri"/>
          <w:lang w:eastAsia="zh-CN"/>
        </w:rPr>
      </w:pPr>
    </w:p>
    <w:p w14:paraId="00FF32E8" w14:textId="30033F71" w:rsidR="00715359" w:rsidRDefault="00715359" w:rsidP="00715359">
      <w:pPr>
        <w:pStyle w:val="Heading1"/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Task 1: </w:t>
      </w:r>
      <w:r>
        <w:rPr>
          <w:rFonts w:ascii="Calibri" w:hAnsi="Calibri" w:cs="Calibri" w:hint="eastAsia"/>
          <w:lang w:eastAsia="zh-CN"/>
        </w:rPr>
        <w:t>Multiple</w:t>
      </w:r>
      <w:r w:rsidRPr="00E51D94">
        <w:rPr>
          <w:rFonts w:ascii="Calibri" w:hAnsi="Calibri" w:cs="Calibri"/>
        </w:rPr>
        <w:t xml:space="preserve"> regression (</w:t>
      </w:r>
      <w:r w:rsidR="00245BD9">
        <w:rPr>
          <w:rFonts w:ascii="Calibri" w:hAnsi="Calibri" w:cs="Calibri" w:hint="eastAsia"/>
          <w:lang w:eastAsia="zh-CN"/>
        </w:rPr>
        <w:t>9</w:t>
      </w:r>
      <w:r w:rsidRPr="00E51D94">
        <w:rPr>
          <w:rFonts w:ascii="Calibri" w:hAnsi="Calibri" w:cs="Calibri"/>
        </w:rPr>
        <w:t xml:space="preserve"> pts)</w:t>
      </w:r>
    </w:p>
    <w:p w14:paraId="3A9095D0" w14:textId="7A8DBD43" w:rsidR="00281625" w:rsidRDefault="006159EE" w:rsidP="00715359">
      <w:pPr>
        <w:rPr>
          <w:rFonts w:ascii="Calibri" w:eastAsiaTheme="minorEastAsia" w:hAnsi="Calibri" w:cs="Calibri"/>
          <w:lang w:eastAsia="zh-CN"/>
        </w:rPr>
      </w:pPr>
      <w:r w:rsidRPr="006159EE">
        <w:rPr>
          <w:rFonts w:ascii="Calibri" w:eastAsiaTheme="minorEastAsia" w:hAnsi="Calibri" w:cs="Calibri"/>
          <w:lang w:eastAsia="zh-CN"/>
        </w:rPr>
        <w:t xml:space="preserve">We will use the Boston dataset from the </w:t>
      </w:r>
      <w:r w:rsidRPr="006159EE">
        <w:rPr>
          <w:rFonts w:ascii="Calibri" w:eastAsiaTheme="minorEastAsia" w:hAnsi="Calibri" w:cs="Calibri"/>
          <w:b/>
          <w:bCs/>
          <w:lang w:eastAsia="zh-CN"/>
        </w:rPr>
        <w:t>MASS</w:t>
      </w:r>
      <w:r w:rsidRPr="006159EE">
        <w:rPr>
          <w:rFonts w:ascii="Calibri" w:eastAsiaTheme="minorEastAsia" w:hAnsi="Calibri" w:cs="Calibri"/>
          <w:lang w:eastAsia="zh-CN"/>
        </w:rPr>
        <w:t xml:space="preserve"> package, which contains </w:t>
      </w:r>
      <w:r w:rsidRPr="006159EE">
        <w:rPr>
          <w:rFonts w:ascii="Calibri" w:eastAsiaTheme="minorEastAsia" w:hAnsi="Calibri" w:cs="Calibri"/>
          <w:b/>
          <w:bCs/>
          <w:lang w:eastAsia="zh-CN"/>
        </w:rPr>
        <w:t xml:space="preserve">506 </w:t>
      </w:r>
      <w:proofErr w:type="gramStart"/>
      <w:r w:rsidRPr="006159EE">
        <w:rPr>
          <w:rFonts w:ascii="Calibri" w:eastAsiaTheme="minorEastAsia" w:hAnsi="Calibri" w:cs="Calibri"/>
          <w:b/>
          <w:bCs/>
          <w:lang w:eastAsia="zh-CN"/>
        </w:rPr>
        <w:t>observations</w:t>
      </w:r>
      <w:proofErr w:type="gramEnd"/>
      <w:r w:rsidRPr="006159EE">
        <w:rPr>
          <w:rFonts w:ascii="Calibri" w:eastAsiaTheme="minorEastAsia" w:hAnsi="Calibri" w:cs="Calibri"/>
          <w:b/>
          <w:bCs/>
          <w:lang w:eastAsia="zh-CN"/>
        </w:rPr>
        <w:t xml:space="preserve"> and 1</w:t>
      </w:r>
      <w:r>
        <w:rPr>
          <w:rFonts w:ascii="Calibri" w:eastAsiaTheme="minorEastAsia" w:hAnsi="Calibri" w:cs="Calibri" w:hint="eastAsia"/>
          <w:b/>
          <w:bCs/>
          <w:lang w:eastAsia="zh-CN"/>
        </w:rPr>
        <w:t>5</w:t>
      </w:r>
      <w:r w:rsidRPr="006159EE">
        <w:rPr>
          <w:rFonts w:ascii="Calibri" w:eastAsiaTheme="minorEastAsia" w:hAnsi="Calibri" w:cs="Calibri"/>
          <w:b/>
          <w:bCs/>
          <w:lang w:eastAsia="zh-CN"/>
        </w:rPr>
        <w:t xml:space="preserve"> variables</w:t>
      </w:r>
      <w:r w:rsidRPr="006159EE">
        <w:rPr>
          <w:rFonts w:ascii="Calibri" w:eastAsiaTheme="minorEastAsia" w:hAnsi="Calibri" w:cs="Calibri"/>
          <w:lang w:eastAsia="zh-CN"/>
        </w:rPr>
        <w:t xml:space="preserve"> related to housing prices in the Boston suburbs.</w:t>
      </w:r>
      <w:r>
        <w:rPr>
          <w:rFonts w:ascii="Calibri" w:eastAsiaTheme="minorEastAsia" w:hAnsi="Calibri" w:cs="Calibri" w:hint="eastAsia"/>
          <w:lang w:eastAsia="zh-CN"/>
        </w:rPr>
        <w:t xml:space="preserve"> Data </w:t>
      </w:r>
      <w:r>
        <w:rPr>
          <w:rFonts w:ascii="Calibri" w:eastAsiaTheme="minorEastAsia" w:hAnsi="Calibri" w:cs="Calibri"/>
          <w:lang w:eastAsia="zh-CN"/>
        </w:rPr>
        <w:t>information</w:t>
      </w:r>
      <w:r>
        <w:rPr>
          <w:rFonts w:ascii="Calibri" w:eastAsiaTheme="minorEastAsia" w:hAnsi="Calibri" w:cs="Calibri" w:hint="eastAsia"/>
          <w:lang w:eastAsia="zh-CN"/>
        </w:rPr>
        <w:t xml:space="preserve"> please check this </w:t>
      </w:r>
      <w:hyperlink r:id="rId5" w:history="1">
        <w:r w:rsidRPr="006159EE">
          <w:rPr>
            <w:rStyle w:val="Hyperlink"/>
            <w:rFonts w:ascii="Calibri" w:eastAsiaTheme="minorEastAsia" w:hAnsi="Calibri" w:cs="Calibri" w:hint="eastAsia"/>
            <w:lang w:eastAsia="zh-CN"/>
          </w:rPr>
          <w:t>link</w:t>
        </w:r>
      </w:hyperlink>
      <w:r w:rsidR="00245BD9">
        <w:rPr>
          <w:rFonts w:eastAsiaTheme="minorEastAsia" w:hint="eastAsia"/>
          <w:lang w:eastAsia="zh-CN"/>
        </w:rPr>
        <w:t xml:space="preserve"> </w:t>
      </w:r>
      <w:r w:rsidR="000B2CD7">
        <w:rPr>
          <w:rFonts w:eastAsiaTheme="minorEastAsia" w:hint="eastAsia"/>
          <w:lang w:eastAsia="zh-CN"/>
        </w:rPr>
        <w:t>(Provide</w:t>
      </w:r>
      <w:r w:rsidR="00245BD9">
        <w:rPr>
          <w:rFonts w:eastAsiaTheme="minorEastAsia" w:hint="eastAsia"/>
          <w:lang w:eastAsia="zh-CN"/>
        </w:rPr>
        <w:t xml:space="preserve"> R code for each task and explain the result</w:t>
      </w:r>
      <w:r w:rsidR="000B2CD7">
        <w:rPr>
          <w:rFonts w:eastAsiaTheme="minorEastAsia" w:hint="eastAsia"/>
          <w:lang w:eastAsia="zh-CN"/>
        </w:rPr>
        <w:t>)</w:t>
      </w:r>
      <w:r>
        <w:rPr>
          <w:rFonts w:ascii="Calibri" w:eastAsiaTheme="minorEastAsia" w:hAnsi="Calibri" w:cs="Calibri" w:hint="eastAsia"/>
          <w:lang w:eastAsia="zh-CN"/>
        </w:rPr>
        <w:t xml:space="preserve">.  </w:t>
      </w:r>
      <w:r w:rsidR="00715359">
        <w:rPr>
          <w:rFonts w:ascii="Calibri" w:eastAsiaTheme="minorEastAsia" w:hAnsi="Calibri" w:cs="Calibri" w:hint="eastAsia"/>
          <w:lang w:eastAsia="zh-CN"/>
        </w:rPr>
        <w:t xml:space="preserve"> </w:t>
      </w:r>
    </w:p>
    <w:p w14:paraId="7CB2A6C7" w14:textId="072BE8DA" w:rsidR="00715359" w:rsidRPr="00715359" w:rsidRDefault="00715359" w:rsidP="00715359">
      <w:pPr>
        <w:rPr>
          <w:rFonts w:ascii="Calibri" w:eastAsiaTheme="minorEastAsia" w:hAnsi="Calibri" w:cs="Calibri"/>
          <w:lang w:eastAsia="zh-CN"/>
        </w:rPr>
      </w:pPr>
      <w:r>
        <w:rPr>
          <w:rFonts w:ascii="Calibri" w:eastAsiaTheme="minorEastAsia" w:hAnsi="Calibri" w:cs="Calibri" w:hint="eastAsia"/>
          <w:lang w:eastAsia="zh-CN"/>
        </w:rPr>
        <w:t xml:space="preserve"> </w:t>
      </w:r>
    </w:p>
    <w:p w14:paraId="16A30E61" w14:textId="22B3C44B" w:rsidR="00715359" w:rsidRDefault="00715359" w:rsidP="00715359">
      <w:pPr>
        <w:rPr>
          <w:rFonts w:eastAsiaTheme="minorEastAsia"/>
          <w:lang w:eastAsia="zh-CN"/>
        </w:rPr>
      </w:pPr>
      <w:proofErr w:type="spellStart"/>
      <w:r>
        <w:rPr>
          <w:rFonts w:eastAsiaTheme="minorEastAsia"/>
          <w:lang w:eastAsia="zh-CN"/>
        </w:rPr>
        <w:t>T</w:t>
      </w:r>
      <w:r>
        <w:rPr>
          <w:rFonts w:eastAsiaTheme="minorEastAsia" w:hint="eastAsia"/>
          <w:lang w:eastAsia="zh-CN"/>
        </w:rPr>
        <w:t>otal_area</w:t>
      </w:r>
      <w:proofErr w:type="spellEnd"/>
      <w:r>
        <w:rPr>
          <w:rFonts w:eastAsiaTheme="minorEastAsia" w:hint="eastAsia"/>
          <w:lang w:eastAsia="zh-CN"/>
        </w:rPr>
        <w:t xml:space="preserve"> is a simulated variable that </w:t>
      </w:r>
      <w:r w:rsidR="00281625">
        <w:rPr>
          <w:rFonts w:eastAsiaTheme="minorEastAsia"/>
          <w:lang w:eastAsia="zh-CN"/>
        </w:rPr>
        <w:t>is calculated</w:t>
      </w:r>
      <w:r>
        <w:rPr>
          <w:rFonts w:eastAsiaTheme="minorEastAsia" w:hint="eastAsia"/>
          <w:lang w:eastAsia="zh-CN"/>
        </w:rPr>
        <w:t xml:space="preserve"> based on </w:t>
      </w:r>
      <w:r w:rsidRPr="006159EE">
        <w:rPr>
          <w:rFonts w:eastAsiaTheme="minorEastAsia" w:hint="eastAsia"/>
          <w:b/>
          <w:bCs/>
          <w:lang w:eastAsia="zh-CN"/>
        </w:rPr>
        <w:t>rm</w:t>
      </w:r>
      <w:r w:rsidR="006159EE">
        <w:rPr>
          <w:rFonts w:eastAsiaTheme="minorEastAsia" w:hint="eastAsia"/>
          <w:lang w:eastAsia="zh-CN"/>
        </w:rPr>
        <w:t xml:space="preserve">. </w:t>
      </w:r>
    </w:p>
    <w:p w14:paraId="66E55485" w14:textId="77777777" w:rsidR="00281625" w:rsidRDefault="00281625" w:rsidP="00715359">
      <w:pPr>
        <w:rPr>
          <w:rFonts w:eastAsiaTheme="minorEastAsia"/>
          <w:lang w:eastAsia="zh-CN"/>
        </w:rPr>
      </w:pPr>
    </w:p>
    <w:p w14:paraId="5A88A3B8" w14:textId="0693858F" w:rsidR="006159EE" w:rsidRDefault="006159EE" w:rsidP="006159EE">
      <w:pPr>
        <w:numPr>
          <w:ilvl w:val="0"/>
          <w:numId w:val="13"/>
        </w:numPr>
        <w:rPr>
          <w:rFonts w:eastAsiaTheme="minorEastAsia"/>
          <w:lang w:eastAsia="zh-CN"/>
        </w:rPr>
      </w:pPr>
      <w:r w:rsidRPr="006159EE">
        <w:rPr>
          <w:rFonts w:eastAsiaTheme="minorEastAsia"/>
          <w:lang w:eastAsia="zh-CN"/>
        </w:rPr>
        <w:t xml:space="preserve">Construct a multiple regression model using </w:t>
      </w:r>
      <w:proofErr w:type="spellStart"/>
      <w:r w:rsidRPr="00245BD9">
        <w:rPr>
          <w:rFonts w:eastAsiaTheme="minorEastAsia"/>
          <w:b/>
          <w:bCs/>
          <w:lang w:eastAsia="zh-CN"/>
        </w:rPr>
        <w:t>medv</w:t>
      </w:r>
      <w:proofErr w:type="spellEnd"/>
      <w:r w:rsidRPr="006159EE">
        <w:rPr>
          <w:rFonts w:eastAsiaTheme="minorEastAsia"/>
          <w:lang w:eastAsia="zh-CN"/>
        </w:rPr>
        <w:t xml:space="preserve"> (median home value) as the dependent variable</w:t>
      </w:r>
      <w:r w:rsidR="00245BD9">
        <w:rPr>
          <w:rFonts w:eastAsiaTheme="minorEastAsia" w:hint="eastAsia"/>
          <w:lang w:eastAsia="zh-CN"/>
        </w:rPr>
        <w:t xml:space="preserve">, with all other </w:t>
      </w:r>
      <w:r w:rsidRPr="006159EE">
        <w:rPr>
          <w:rFonts w:eastAsiaTheme="minorEastAsia"/>
          <w:lang w:eastAsia="zh-CN"/>
        </w:rPr>
        <w:t xml:space="preserve">variables </w:t>
      </w:r>
      <w:r w:rsidRPr="006159EE">
        <w:rPr>
          <w:rFonts w:eastAsiaTheme="minorEastAsia"/>
          <w:b/>
          <w:bCs/>
          <w:lang w:eastAsia="zh-CN"/>
        </w:rPr>
        <w:t xml:space="preserve">except </w:t>
      </w:r>
      <w:proofErr w:type="spellStart"/>
      <w:r w:rsidRPr="006159EE">
        <w:rPr>
          <w:rFonts w:eastAsiaTheme="minorEastAsia"/>
          <w:b/>
          <w:bCs/>
          <w:lang w:eastAsia="zh-CN"/>
        </w:rPr>
        <w:t>lstat</w:t>
      </w:r>
      <w:proofErr w:type="spellEnd"/>
      <w:r w:rsidR="00245BD9">
        <w:rPr>
          <w:rFonts w:eastAsiaTheme="minorEastAsia" w:hint="eastAsia"/>
          <w:b/>
          <w:bCs/>
          <w:lang w:eastAsia="zh-CN"/>
        </w:rPr>
        <w:t xml:space="preserve"> </w:t>
      </w:r>
      <w:r w:rsidR="00245BD9" w:rsidRPr="00245BD9">
        <w:rPr>
          <w:rFonts w:eastAsiaTheme="minorEastAsia" w:hint="eastAsia"/>
          <w:lang w:eastAsia="zh-CN"/>
        </w:rPr>
        <w:t>as independent variable (a total of 14 variables)</w:t>
      </w:r>
      <w:r w:rsidRPr="00245BD9">
        <w:rPr>
          <w:rFonts w:eastAsiaTheme="minorEastAsia"/>
          <w:lang w:eastAsia="zh-CN"/>
        </w:rPr>
        <w:t>.</w:t>
      </w:r>
      <w:r w:rsidR="00245BD9" w:rsidRPr="00245BD9">
        <w:rPr>
          <w:rFonts w:eastAsiaTheme="minorEastAsia" w:hint="eastAsia"/>
          <w:lang w:eastAsia="zh-CN"/>
        </w:rPr>
        <w:t xml:space="preserve"> (1 pt)</w:t>
      </w:r>
    </w:p>
    <w:p w14:paraId="0F4F18D3" w14:textId="4AC73F88" w:rsidR="00536D64" w:rsidRDefault="00536D64" w:rsidP="00536D64">
      <w:pPr>
        <w:ind w:left="440"/>
        <w:rPr>
          <w:rFonts w:eastAsiaTheme="minorEastAsia"/>
          <w:color w:val="FF0000"/>
          <w:lang w:eastAsia="zh-CN"/>
        </w:rPr>
      </w:pPr>
      <w:r w:rsidRPr="00536D64">
        <w:rPr>
          <w:rFonts w:eastAsiaTheme="minorEastAsia"/>
          <w:color w:val="FF0000"/>
          <w:lang w:eastAsia="zh-CN"/>
        </w:rPr>
        <w:t>Boston = read.csv('Boston.csv')</w:t>
      </w:r>
    </w:p>
    <w:p w14:paraId="1095D884" w14:textId="77777777" w:rsidR="00C6198D" w:rsidRPr="00C6198D" w:rsidRDefault="00C6198D" w:rsidP="00C6198D">
      <w:pPr>
        <w:ind w:left="440"/>
        <w:rPr>
          <w:rFonts w:eastAsiaTheme="minorEastAsia"/>
          <w:color w:val="FF0000"/>
          <w:lang w:eastAsia="zh-CN"/>
        </w:rPr>
      </w:pPr>
      <w:proofErr w:type="spellStart"/>
      <w:r w:rsidRPr="00C6198D">
        <w:rPr>
          <w:rFonts w:eastAsiaTheme="minorEastAsia"/>
          <w:color w:val="FF0000"/>
          <w:lang w:eastAsia="zh-CN"/>
        </w:rPr>
        <w:t>var_initial_model</w:t>
      </w:r>
      <w:proofErr w:type="spellEnd"/>
      <w:r w:rsidRPr="00C6198D">
        <w:rPr>
          <w:rFonts w:eastAsiaTheme="minorEastAsia"/>
          <w:color w:val="FF0000"/>
          <w:lang w:eastAsia="zh-CN"/>
        </w:rPr>
        <w:t xml:space="preserve"> &lt;- </w:t>
      </w:r>
      <w:proofErr w:type="gramStart"/>
      <w:r w:rsidRPr="00C6198D">
        <w:rPr>
          <w:rFonts w:eastAsiaTheme="minorEastAsia"/>
          <w:color w:val="FF0000"/>
          <w:lang w:eastAsia="zh-CN"/>
        </w:rPr>
        <w:t>Boston[</w:t>
      </w:r>
      <w:proofErr w:type="gramEnd"/>
      <w:r w:rsidRPr="00C6198D">
        <w:rPr>
          <w:rFonts w:eastAsiaTheme="minorEastAsia"/>
          <w:color w:val="FF0000"/>
          <w:lang w:eastAsia="zh-CN"/>
        </w:rPr>
        <w:t xml:space="preserve"> , !names(Boston) %in% "</w:t>
      </w:r>
      <w:proofErr w:type="spellStart"/>
      <w:r w:rsidRPr="00C6198D">
        <w:rPr>
          <w:rFonts w:eastAsiaTheme="minorEastAsia"/>
          <w:color w:val="FF0000"/>
          <w:lang w:eastAsia="zh-CN"/>
        </w:rPr>
        <w:t>lstat</w:t>
      </w:r>
      <w:proofErr w:type="spellEnd"/>
      <w:r w:rsidRPr="00C6198D">
        <w:rPr>
          <w:rFonts w:eastAsiaTheme="minorEastAsia"/>
          <w:color w:val="FF0000"/>
          <w:lang w:eastAsia="zh-CN"/>
        </w:rPr>
        <w:t>"]</w:t>
      </w:r>
    </w:p>
    <w:p w14:paraId="5F9FFE72" w14:textId="77777777" w:rsidR="00C6198D" w:rsidRPr="00C6198D" w:rsidRDefault="00C6198D" w:rsidP="00C6198D">
      <w:pPr>
        <w:ind w:left="440"/>
        <w:rPr>
          <w:rFonts w:eastAsiaTheme="minorEastAsia"/>
          <w:color w:val="FF0000"/>
          <w:lang w:eastAsia="zh-CN"/>
        </w:rPr>
      </w:pPr>
      <w:proofErr w:type="spellStart"/>
      <w:r w:rsidRPr="00C6198D">
        <w:rPr>
          <w:rFonts w:eastAsiaTheme="minorEastAsia"/>
          <w:color w:val="FF0000"/>
          <w:lang w:eastAsia="zh-CN"/>
        </w:rPr>
        <w:t>initial_model</w:t>
      </w:r>
      <w:proofErr w:type="spellEnd"/>
      <w:r w:rsidRPr="00C6198D">
        <w:rPr>
          <w:rFonts w:eastAsiaTheme="minorEastAsia"/>
          <w:color w:val="FF0000"/>
          <w:lang w:eastAsia="zh-CN"/>
        </w:rPr>
        <w:t xml:space="preserve"> = </w:t>
      </w:r>
      <w:proofErr w:type="spellStart"/>
      <w:proofErr w:type="gramStart"/>
      <w:r w:rsidRPr="00C6198D">
        <w:rPr>
          <w:rFonts w:eastAsiaTheme="minorEastAsia"/>
          <w:color w:val="FF0000"/>
          <w:lang w:eastAsia="zh-CN"/>
        </w:rPr>
        <w:t>lm</w:t>
      </w:r>
      <w:proofErr w:type="spellEnd"/>
      <w:r w:rsidRPr="00C6198D">
        <w:rPr>
          <w:rFonts w:eastAsiaTheme="minorEastAsia"/>
          <w:color w:val="FF0000"/>
          <w:lang w:eastAsia="zh-CN"/>
        </w:rPr>
        <w:t>(</w:t>
      </w:r>
      <w:proofErr w:type="spellStart"/>
      <w:proofErr w:type="gramEnd"/>
      <w:r w:rsidRPr="00C6198D">
        <w:rPr>
          <w:rFonts w:eastAsiaTheme="minorEastAsia"/>
          <w:color w:val="FF0000"/>
          <w:lang w:eastAsia="zh-CN"/>
        </w:rPr>
        <w:t>medv</w:t>
      </w:r>
      <w:proofErr w:type="spellEnd"/>
      <w:r w:rsidRPr="00C6198D">
        <w:rPr>
          <w:rFonts w:eastAsiaTheme="minorEastAsia"/>
          <w:color w:val="FF0000"/>
          <w:lang w:eastAsia="zh-CN"/>
        </w:rPr>
        <w:t xml:space="preserve">~., data = </w:t>
      </w:r>
      <w:proofErr w:type="spellStart"/>
      <w:r w:rsidRPr="00C6198D">
        <w:rPr>
          <w:rFonts w:eastAsiaTheme="minorEastAsia"/>
          <w:color w:val="FF0000"/>
          <w:lang w:eastAsia="zh-CN"/>
        </w:rPr>
        <w:t>var_initial_model</w:t>
      </w:r>
      <w:proofErr w:type="spellEnd"/>
      <w:r w:rsidRPr="00C6198D">
        <w:rPr>
          <w:rFonts w:eastAsiaTheme="minorEastAsia"/>
          <w:color w:val="FF0000"/>
          <w:lang w:eastAsia="zh-CN"/>
        </w:rPr>
        <w:t>)</w:t>
      </w:r>
    </w:p>
    <w:p w14:paraId="36910C95" w14:textId="17F138A1" w:rsidR="00536D64" w:rsidRDefault="00C6198D" w:rsidP="00C6198D">
      <w:pPr>
        <w:ind w:left="440"/>
        <w:rPr>
          <w:rFonts w:eastAsiaTheme="minorEastAsia"/>
          <w:color w:val="FF0000"/>
          <w:lang w:eastAsia="zh-CN"/>
        </w:rPr>
      </w:pPr>
      <w:r w:rsidRPr="00C6198D">
        <w:rPr>
          <w:rFonts w:eastAsiaTheme="minorEastAsia"/>
          <w:color w:val="FF0000"/>
          <w:lang w:eastAsia="zh-CN"/>
        </w:rPr>
        <w:t>summary(</w:t>
      </w:r>
      <w:proofErr w:type="spellStart"/>
      <w:r w:rsidRPr="00C6198D">
        <w:rPr>
          <w:rFonts w:eastAsiaTheme="minorEastAsia"/>
          <w:color w:val="FF0000"/>
          <w:lang w:eastAsia="zh-CN"/>
        </w:rPr>
        <w:t>initial_model</w:t>
      </w:r>
      <w:proofErr w:type="spellEnd"/>
      <w:r w:rsidRPr="00C6198D">
        <w:rPr>
          <w:rFonts w:eastAsiaTheme="minorEastAsia"/>
          <w:color w:val="FF0000"/>
          <w:lang w:eastAsia="zh-CN"/>
        </w:rPr>
        <w:t>)</w:t>
      </w:r>
    </w:p>
    <w:p w14:paraId="1967F6FE" w14:textId="17B1DECF" w:rsidR="00C6198D" w:rsidRPr="00536D64" w:rsidRDefault="00C6198D" w:rsidP="00C6198D">
      <w:pPr>
        <w:ind w:left="440"/>
        <w:rPr>
          <w:rFonts w:eastAsiaTheme="minorEastAsia"/>
          <w:color w:val="FF0000"/>
          <w:lang w:eastAsia="zh-CN"/>
        </w:rPr>
      </w:pPr>
      <w:r w:rsidRPr="00C6198D">
        <w:rPr>
          <w:rFonts w:eastAsiaTheme="minorEastAsia"/>
          <w:noProof/>
          <w:color w:val="FF0000"/>
          <w:lang w:eastAsia="zh-CN"/>
        </w:rPr>
        <w:lastRenderedPageBreak/>
        <w:drawing>
          <wp:inline distT="0" distB="0" distL="0" distR="0" wp14:anchorId="1DBD7AC7" wp14:editId="17FB2AD2">
            <wp:extent cx="3550920" cy="3451693"/>
            <wp:effectExtent l="0" t="0" r="5080" b="3175"/>
            <wp:docPr id="738958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87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3358" cy="34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1FB2" w14:textId="77777777" w:rsidR="00281625" w:rsidRPr="006159EE" w:rsidRDefault="00281625" w:rsidP="00281625">
      <w:pPr>
        <w:ind w:left="440"/>
        <w:rPr>
          <w:rFonts w:eastAsiaTheme="minorEastAsia"/>
          <w:lang w:eastAsia="zh-CN"/>
        </w:rPr>
      </w:pPr>
    </w:p>
    <w:p w14:paraId="72C0C8D4" w14:textId="0B0D7FA7" w:rsidR="006159EE" w:rsidRPr="00C6198D" w:rsidRDefault="006159EE" w:rsidP="006159EE">
      <w:pPr>
        <w:numPr>
          <w:ilvl w:val="0"/>
          <w:numId w:val="13"/>
        </w:numPr>
        <w:rPr>
          <w:rFonts w:eastAsiaTheme="minorEastAsia"/>
          <w:b/>
          <w:bCs/>
          <w:lang w:eastAsia="zh-CN"/>
        </w:rPr>
      </w:pPr>
      <w:r w:rsidRPr="006159EE">
        <w:rPr>
          <w:rFonts w:eastAsiaTheme="minorEastAsia"/>
          <w:lang w:eastAsia="zh-CN"/>
        </w:rPr>
        <w:t>Use Variance Inflation Factor (VIF) to detect multicollinearity among the predictors.</w:t>
      </w:r>
      <w:r w:rsidRPr="006159EE">
        <w:rPr>
          <w:rFonts w:eastAsiaTheme="minorEastAsia" w:hint="eastAsia"/>
          <w:lang w:eastAsia="zh-CN"/>
        </w:rPr>
        <w:t xml:space="preserve"> </w:t>
      </w:r>
      <w:r w:rsidR="00245BD9">
        <w:rPr>
          <w:rFonts w:eastAsiaTheme="minorEastAsia" w:hint="eastAsia"/>
          <w:lang w:eastAsia="zh-CN"/>
        </w:rPr>
        <w:t>(1 pt)</w:t>
      </w:r>
    </w:p>
    <w:p w14:paraId="3C4B404C" w14:textId="1F5F332F" w:rsidR="00C6198D" w:rsidRPr="00C6198D" w:rsidRDefault="00C6198D" w:rsidP="00C6198D">
      <w:pPr>
        <w:ind w:left="440"/>
        <w:rPr>
          <w:rFonts w:eastAsiaTheme="minorEastAsia"/>
          <w:b/>
          <w:bCs/>
          <w:color w:val="FF0000"/>
          <w:lang w:eastAsia="zh-CN"/>
        </w:rPr>
      </w:pPr>
      <w:proofErr w:type="spellStart"/>
      <w:r w:rsidRPr="00C6198D">
        <w:rPr>
          <w:rFonts w:eastAsiaTheme="minorEastAsia"/>
          <w:b/>
          <w:bCs/>
          <w:color w:val="FF0000"/>
          <w:lang w:eastAsia="zh-CN"/>
        </w:rPr>
        <w:t>vif</w:t>
      </w:r>
      <w:proofErr w:type="spellEnd"/>
      <w:r w:rsidRPr="00C6198D">
        <w:rPr>
          <w:rFonts w:eastAsiaTheme="minorEastAsia"/>
          <w:b/>
          <w:bCs/>
          <w:color w:val="FF0000"/>
          <w:lang w:eastAsia="zh-CN"/>
        </w:rPr>
        <w:t>(</w:t>
      </w:r>
      <w:proofErr w:type="spellStart"/>
      <w:r w:rsidRPr="00C6198D">
        <w:rPr>
          <w:rFonts w:eastAsiaTheme="minorEastAsia"/>
          <w:b/>
          <w:bCs/>
          <w:color w:val="FF0000"/>
          <w:lang w:eastAsia="zh-CN"/>
        </w:rPr>
        <w:t>initial_model</w:t>
      </w:r>
      <w:proofErr w:type="spellEnd"/>
      <w:r w:rsidRPr="00C6198D">
        <w:rPr>
          <w:rFonts w:eastAsiaTheme="minorEastAsia"/>
          <w:b/>
          <w:bCs/>
          <w:color w:val="FF0000"/>
          <w:lang w:eastAsia="zh-CN"/>
        </w:rPr>
        <w:t>)</w:t>
      </w:r>
    </w:p>
    <w:p w14:paraId="5BC11E6A" w14:textId="4BC7CD32" w:rsidR="00C6198D" w:rsidRPr="00281625" w:rsidRDefault="00C6198D" w:rsidP="00C6198D">
      <w:pPr>
        <w:ind w:left="440"/>
        <w:rPr>
          <w:rFonts w:eastAsiaTheme="minorEastAsia"/>
          <w:b/>
          <w:bCs/>
          <w:lang w:eastAsia="zh-CN"/>
        </w:rPr>
      </w:pPr>
      <w:r w:rsidRPr="00C6198D">
        <w:rPr>
          <w:rFonts w:eastAsiaTheme="minorEastAsia"/>
          <w:b/>
          <w:bCs/>
          <w:noProof/>
          <w:lang w:eastAsia="zh-CN"/>
        </w:rPr>
        <w:drawing>
          <wp:inline distT="0" distB="0" distL="0" distR="0" wp14:anchorId="4B17CAA2" wp14:editId="7C62303F">
            <wp:extent cx="5501640" cy="970271"/>
            <wp:effectExtent l="0" t="0" r="0" b="0"/>
            <wp:docPr id="137305654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6542" name="Picture 1" descr="A close up of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646" cy="10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F1D1" w14:textId="77777777" w:rsidR="00281625" w:rsidRPr="006159EE" w:rsidRDefault="00281625" w:rsidP="00281625">
      <w:pPr>
        <w:ind w:left="440"/>
        <w:rPr>
          <w:rFonts w:eastAsiaTheme="minorEastAsia"/>
          <w:b/>
          <w:bCs/>
          <w:lang w:eastAsia="zh-CN"/>
        </w:rPr>
      </w:pPr>
    </w:p>
    <w:p w14:paraId="23B75E2B" w14:textId="0C6EC427" w:rsidR="006159EE" w:rsidRDefault="006159EE" w:rsidP="006159EE">
      <w:pPr>
        <w:numPr>
          <w:ilvl w:val="0"/>
          <w:numId w:val="13"/>
        </w:numPr>
        <w:rPr>
          <w:rFonts w:eastAsiaTheme="minorEastAsia"/>
          <w:lang w:eastAsia="zh-CN"/>
        </w:rPr>
      </w:pPr>
      <w:r w:rsidRPr="006159EE">
        <w:rPr>
          <w:rFonts w:eastAsiaTheme="minorEastAsia"/>
          <w:lang w:eastAsia="zh-CN"/>
        </w:rPr>
        <w:t xml:space="preserve">If multicollinearity is </w:t>
      </w:r>
      <w:r w:rsidR="00245BD9">
        <w:rPr>
          <w:rFonts w:eastAsiaTheme="minorEastAsia" w:hint="eastAsia"/>
          <w:lang w:eastAsia="zh-CN"/>
        </w:rPr>
        <w:t>detected</w:t>
      </w:r>
      <w:r w:rsidRPr="006159EE">
        <w:rPr>
          <w:rFonts w:eastAsiaTheme="minorEastAsia"/>
          <w:lang w:eastAsia="zh-CN"/>
        </w:rPr>
        <w:t xml:space="preserve">, remove </w:t>
      </w:r>
      <w:r w:rsidRPr="006159EE">
        <w:rPr>
          <w:rFonts w:eastAsiaTheme="minorEastAsia"/>
          <w:b/>
          <w:bCs/>
          <w:lang w:eastAsia="zh-CN"/>
        </w:rPr>
        <w:t>one highly collinear variable</w:t>
      </w:r>
      <w:r w:rsidRPr="006159EE">
        <w:rPr>
          <w:rFonts w:eastAsiaTheme="minorEastAsia"/>
          <w:lang w:eastAsia="zh-CN"/>
        </w:rPr>
        <w:t xml:space="preserve"> based on domain knowledge and reasoning.</w:t>
      </w:r>
      <w:r>
        <w:rPr>
          <w:rFonts w:eastAsiaTheme="minorEastAsia" w:hint="eastAsia"/>
          <w:lang w:eastAsia="zh-CN"/>
        </w:rPr>
        <w:t xml:space="preserve"> </w:t>
      </w:r>
      <w:r w:rsidRPr="006159EE">
        <w:rPr>
          <w:rFonts w:eastAsiaTheme="minorEastAsia"/>
          <w:lang w:eastAsia="zh-CN"/>
        </w:rPr>
        <w:t>Fit a new regression model (Model 2) without the problematic variable.</w:t>
      </w:r>
      <w:r w:rsidR="00245BD9">
        <w:rPr>
          <w:rFonts w:eastAsiaTheme="minorEastAsia" w:hint="eastAsia"/>
          <w:lang w:eastAsia="zh-CN"/>
        </w:rPr>
        <w:t xml:space="preserve"> (2 pts)</w:t>
      </w:r>
    </w:p>
    <w:p w14:paraId="6C33AF4C" w14:textId="7B35B1EB" w:rsidR="00C6198D" w:rsidRPr="00003826" w:rsidRDefault="00C6198D" w:rsidP="00C6198D">
      <w:pPr>
        <w:ind w:left="440"/>
        <w:rPr>
          <w:color w:val="FF0000"/>
        </w:rPr>
      </w:pPr>
      <w:r w:rsidRPr="00003826">
        <w:rPr>
          <w:rStyle w:val="Strong"/>
          <w:rFonts w:eastAsiaTheme="majorEastAsia"/>
          <w:color w:val="FF0000"/>
        </w:rPr>
        <w:t>As values of rm (314.326976)</w:t>
      </w:r>
      <w:r w:rsidRPr="00003826">
        <w:rPr>
          <w:color w:val="FF0000"/>
        </w:rPr>
        <w:t xml:space="preserve"> and </w:t>
      </w:r>
      <w:proofErr w:type="spellStart"/>
      <w:r w:rsidRPr="00003826">
        <w:rPr>
          <w:rStyle w:val="Strong"/>
          <w:rFonts w:eastAsiaTheme="majorEastAsia"/>
          <w:color w:val="FF0000"/>
        </w:rPr>
        <w:t>total_area</w:t>
      </w:r>
      <w:proofErr w:type="spellEnd"/>
      <w:r w:rsidRPr="00003826">
        <w:rPr>
          <w:rStyle w:val="Strong"/>
          <w:rFonts w:eastAsiaTheme="majorEastAsia"/>
          <w:color w:val="FF0000"/>
        </w:rPr>
        <w:t xml:space="preserve"> (312.524907)</w:t>
      </w:r>
      <w:r w:rsidRPr="00003826">
        <w:rPr>
          <w:color w:val="FF0000"/>
        </w:rPr>
        <w:t xml:space="preserve"> are above 10, they are considered as excessively high VIF values, suggesting severe multicollinearity. These variables are likely strongly correlated and could be problematic in the regression model.</w:t>
      </w:r>
    </w:p>
    <w:p w14:paraId="6A626541" w14:textId="77777777" w:rsidR="00003826" w:rsidRPr="00003826" w:rsidRDefault="00003826" w:rsidP="00003826">
      <w:pPr>
        <w:ind w:left="440"/>
        <w:rPr>
          <w:color w:val="FF0000"/>
        </w:rPr>
      </w:pPr>
      <w:proofErr w:type="spellStart"/>
      <w:r w:rsidRPr="00003826">
        <w:rPr>
          <w:color w:val="FF0000"/>
        </w:rPr>
        <w:t>var_second_model</w:t>
      </w:r>
      <w:proofErr w:type="spellEnd"/>
      <w:r w:rsidRPr="00003826">
        <w:rPr>
          <w:color w:val="FF0000"/>
        </w:rPr>
        <w:t xml:space="preserve"> &lt;- </w:t>
      </w:r>
      <w:proofErr w:type="spellStart"/>
      <w:r w:rsidRPr="00003826">
        <w:rPr>
          <w:color w:val="FF0000"/>
        </w:rPr>
        <w:t>var_initial_</w:t>
      </w:r>
      <w:proofErr w:type="gramStart"/>
      <w:r w:rsidRPr="00003826">
        <w:rPr>
          <w:color w:val="FF0000"/>
        </w:rPr>
        <w:t>model</w:t>
      </w:r>
      <w:proofErr w:type="spellEnd"/>
      <w:r w:rsidRPr="00003826">
        <w:rPr>
          <w:color w:val="FF0000"/>
        </w:rPr>
        <w:t>[</w:t>
      </w:r>
      <w:proofErr w:type="gramEnd"/>
      <w:r w:rsidRPr="00003826">
        <w:rPr>
          <w:color w:val="FF0000"/>
        </w:rPr>
        <w:t xml:space="preserve"> , !names(</w:t>
      </w:r>
      <w:proofErr w:type="spellStart"/>
      <w:r w:rsidRPr="00003826">
        <w:rPr>
          <w:color w:val="FF0000"/>
        </w:rPr>
        <w:t>var_initial_model</w:t>
      </w:r>
      <w:proofErr w:type="spellEnd"/>
      <w:r w:rsidRPr="00003826">
        <w:rPr>
          <w:color w:val="FF0000"/>
        </w:rPr>
        <w:t>) %in% "</w:t>
      </w:r>
      <w:proofErr w:type="spellStart"/>
      <w:r w:rsidRPr="00003826">
        <w:rPr>
          <w:color w:val="FF0000"/>
        </w:rPr>
        <w:t>total_area</w:t>
      </w:r>
      <w:proofErr w:type="spellEnd"/>
      <w:r w:rsidRPr="00003826">
        <w:rPr>
          <w:color w:val="FF0000"/>
        </w:rPr>
        <w:t>"]</w:t>
      </w:r>
    </w:p>
    <w:p w14:paraId="5BD35377" w14:textId="77777777" w:rsidR="00003826" w:rsidRPr="00003826" w:rsidRDefault="00003826" w:rsidP="00003826">
      <w:pPr>
        <w:ind w:left="440"/>
        <w:rPr>
          <w:color w:val="FF0000"/>
        </w:rPr>
      </w:pPr>
      <w:proofErr w:type="spellStart"/>
      <w:r w:rsidRPr="00003826">
        <w:rPr>
          <w:color w:val="FF0000"/>
        </w:rPr>
        <w:t>second_model</w:t>
      </w:r>
      <w:proofErr w:type="spellEnd"/>
      <w:r w:rsidRPr="00003826">
        <w:rPr>
          <w:color w:val="FF0000"/>
        </w:rPr>
        <w:t xml:space="preserve"> = </w:t>
      </w:r>
      <w:proofErr w:type="spellStart"/>
      <w:proofErr w:type="gramStart"/>
      <w:r w:rsidRPr="00003826">
        <w:rPr>
          <w:color w:val="FF0000"/>
        </w:rPr>
        <w:t>lm</w:t>
      </w:r>
      <w:proofErr w:type="spellEnd"/>
      <w:r w:rsidRPr="00003826">
        <w:rPr>
          <w:color w:val="FF0000"/>
        </w:rPr>
        <w:t>(</w:t>
      </w:r>
      <w:proofErr w:type="spellStart"/>
      <w:proofErr w:type="gramEnd"/>
      <w:r w:rsidRPr="00003826">
        <w:rPr>
          <w:color w:val="FF0000"/>
        </w:rPr>
        <w:t>medv</w:t>
      </w:r>
      <w:proofErr w:type="spellEnd"/>
      <w:r w:rsidRPr="00003826">
        <w:rPr>
          <w:color w:val="FF0000"/>
        </w:rPr>
        <w:t xml:space="preserve">~., data = </w:t>
      </w:r>
      <w:proofErr w:type="spellStart"/>
      <w:r w:rsidRPr="00003826">
        <w:rPr>
          <w:color w:val="FF0000"/>
        </w:rPr>
        <w:t>var_second_model</w:t>
      </w:r>
      <w:proofErr w:type="spellEnd"/>
      <w:r w:rsidRPr="00003826">
        <w:rPr>
          <w:color w:val="FF0000"/>
        </w:rPr>
        <w:t>)</w:t>
      </w:r>
    </w:p>
    <w:p w14:paraId="6FDDD483" w14:textId="5535E8CD" w:rsidR="00003826" w:rsidRPr="00003826" w:rsidRDefault="00003826" w:rsidP="00003826">
      <w:pPr>
        <w:ind w:left="440"/>
        <w:rPr>
          <w:color w:val="FF0000"/>
        </w:rPr>
      </w:pPr>
      <w:r w:rsidRPr="00003826">
        <w:rPr>
          <w:color w:val="FF0000"/>
        </w:rPr>
        <w:t>summary(</w:t>
      </w:r>
      <w:proofErr w:type="spellStart"/>
      <w:r w:rsidRPr="00003826">
        <w:rPr>
          <w:color w:val="FF0000"/>
        </w:rPr>
        <w:t>second_model</w:t>
      </w:r>
      <w:proofErr w:type="spellEnd"/>
      <w:r w:rsidRPr="00003826">
        <w:rPr>
          <w:color w:val="FF0000"/>
        </w:rPr>
        <w:t>)</w:t>
      </w:r>
    </w:p>
    <w:p w14:paraId="141CB430" w14:textId="77777777" w:rsidR="00003826" w:rsidRDefault="00003826" w:rsidP="00C6198D">
      <w:pPr>
        <w:ind w:left="440"/>
      </w:pPr>
    </w:p>
    <w:p w14:paraId="145DC4E0" w14:textId="243B4C28" w:rsidR="00C6198D" w:rsidRDefault="00003826" w:rsidP="00C6198D">
      <w:pPr>
        <w:ind w:left="440"/>
      </w:pPr>
      <w:r w:rsidRPr="00003826">
        <w:rPr>
          <w:noProof/>
        </w:rPr>
        <w:lastRenderedPageBreak/>
        <w:drawing>
          <wp:inline distT="0" distB="0" distL="0" distR="0" wp14:anchorId="11E55222" wp14:editId="66769949">
            <wp:extent cx="3509130" cy="3581400"/>
            <wp:effectExtent l="0" t="0" r="0" b="0"/>
            <wp:docPr id="2831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78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698" cy="36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DDF" w14:textId="77777777" w:rsidR="00C6198D" w:rsidRDefault="00C6198D" w:rsidP="00C6198D">
      <w:pPr>
        <w:ind w:left="440"/>
        <w:rPr>
          <w:rFonts w:eastAsiaTheme="minorEastAsia"/>
          <w:lang w:eastAsia="zh-CN"/>
        </w:rPr>
      </w:pPr>
    </w:p>
    <w:p w14:paraId="753235D2" w14:textId="77777777" w:rsidR="00281625" w:rsidRPr="006159EE" w:rsidRDefault="00281625" w:rsidP="00281625">
      <w:pPr>
        <w:rPr>
          <w:rFonts w:eastAsiaTheme="minorEastAsia"/>
          <w:lang w:eastAsia="zh-CN"/>
        </w:rPr>
      </w:pPr>
    </w:p>
    <w:p w14:paraId="3D26600D" w14:textId="24F8DD48" w:rsidR="006159EE" w:rsidRDefault="006159EE" w:rsidP="006159EE">
      <w:pPr>
        <w:numPr>
          <w:ilvl w:val="0"/>
          <w:numId w:val="13"/>
        </w:numPr>
        <w:rPr>
          <w:rFonts w:eastAsiaTheme="minorEastAsia"/>
          <w:lang w:eastAsia="zh-CN"/>
        </w:rPr>
      </w:pPr>
      <w:r w:rsidRPr="006159EE">
        <w:rPr>
          <w:rFonts w:eastAsiaTheme="minorEastAsia"/>
          <w:lang w:eastAsia="zh-CN"/>
        </w:rPr>
        <w:t>Compare Model 1 (from Task</w:t>
      </w:r>
      <w:r>
        <w:rPr>
          <w:rFonts w:eastAsiaTheme="minorEastAsia" w:hint="eastAsia"/>
          <w:lang w:eastAsia="zh-CN"/>
        </w:rPr>
        <w:t>1. a</w:t>
      </w:r>
      <w:r w:rsidRPr="006159EE">
        <w:rPr>
          <w:rFonts w:eastAsiaTheme="minorEastAsia"/>
          <w:lang w:eastAsia="zh-CN"/>
        </w:rPr>
        <w:t>) and Model 2 (from Task</w:t>
      </w:r>
      <w:r>
        <w:rPr>
          <w:rFonts w:eastAsiaTheme="minorEastAsia" w:hint="eastAsia"/>
          <w:lang w:eastAsia="zh-CN"/>
        </w:rPr>
        <w:t>1. c</w:t>
      </w:r>
      <w:r w:rsidRPr="006159EE">
        <w:rPr>
          <w:rFonts w:eastAsiaTheme="minorEastAsia"/>
          <w:lang w:eastAsia="zh-CN"/>
        </w:rPr>
        <w:t>) using:</w:t>
      </w:r>
      <w:r>
        <w:rPr>
          <w:rFonts w:eastAsiaTheme="minorEastAsia" w:hint="eastAsia"/>
          <w:lang w:eastAsia="zh-CN"/>
        </w:rPr>
        <w:t xml:space="preserve"> </w:t>
      </w:r>
      <w:r w:rsidRPr="006159EE">
        <w:rPr>
          <w:rFonts w:eastAsiaTheme="minorEastAsia"/>
          <w:lang w:eastAsia="zh-CN"/>
        </w:rPr>
        <w:t>Standard errors</w:t>
      </w:r>
      <w:r w:rsidR="00B47573">
        <w:rPr>
          <w:rFonts w:eastAsiaTheme="minorEastAsia" w:hint="eastAsia"/>
          <w:lang w:eastAsia="zh-CN"/>
        </w:rPr>
        <w:t xml:space="preserve"> and</w:t>
      </w:r>
      <w:r w:rsidRPr="006159EE">
        <w:rPr>
          <w:rFonts w:eastAsiaTheme="minorEastAsia" w:hint="eastAsia"/>
          <w:lang w:eastAsia="zh-CN"/>
        </w:rPr>
        <w:t xml:space="preserve"> </w:t>
      </w:r>
      <w:r w:rsidRPr="006159EE">
        <w:rPr>
          <w:rFonts w:eastAsiaTheme="minorEastAsia"/>
          <w:lang w:eastAsia="zh-CN"/>
        </w:rPr>
        <w:t>t-statistics</w:t>
      </w:r>
      <w:r w:rsidRPr="006159EE">
        <w:rPr>
          <w:rFonts w:eastAsiaTheme="minorEastAsia" w:hint="eastAsia"/>
          <w:lang w:eastAsia="zh-CN"/>
        </w:rPr>
        <w:t xml:space="preserve">. </w:t>
      </w:r>
      <w:r w:rsidR="00B47573">
        <w:rPr>
          <w:rFonts w:eastAsiaTheme="minorEastAsia" w:hint="eastAsia"/>
          <w:lang w:eastAsia="zh-CN"/>
        </w:rPr>
        <w:t>Please</w:t>
      </w:r>
      <w:r w:rsidRPr="006159EE">
        <w:rPr>
          <w:rFonts w:eastAsiaTheme="minorEastAsia"/>
          <w:lang w:eastAsia="zh-CN"/>
        </w:rPr>
        <w:t xml:space="preserve"> illustrate how multicollinearity </w:t>
      </w:r>
      <w:r w:rsidR="00245BD9">
        <w:rPr>
          <w:rFonts w:eastAsiaTheme="minorEastAsia" w:hint="eastAsia"/>
          <w:lang w:eastAsia="zh-CN"/>
        </w:rPr>
        <w:t>impacts</w:t>
      </w:r>
      <w:r w:rsidRPr="006159EE">
        <w:rPr>
          <w:rFonts w:eastAsiaTheme="minorEastAsia"/>
          <w:lang w:eastAsia="zh-CN"/>
        </w:rPr>
        <w:t xml:space="preserve"> model estimates</w:t>
      </w:r>
      <w:r w:rsidR="00245BD9">
        <w:rPr>
          <w:rFonts w:eastAsiaTheme="minorEastAsia" w:hint="eastAsia"/>
          <w:lang w:eastAsia="zh-CN"/>
        </w:rPr>
        <w:t xml:space="preserve"> by analyzing changes in coefficient significance</w:t>
      </w:r>
      <w:r w:rsidRPr="006159EE">
        <w:rPr>
          <w:rFonts w:eastAsiaTheme="minorEastAsia"/>
          <w:lang w:eastAsia="zh-CN"/>
        </w:rPr>
        <w:t>.</w:t>
      </w:r>
      <w:r w:rsidR="00245BD9">
        <w:rPr>
          <w:rFonts w:eastAsiaTheme="minorEastAsia" w:hint="eastAsia"/>
          <w:lang w:eastAsia="zh-CN"/>
        </w:rPr>
        <w:t xml:space="preserve"> (2 pts)</w:t>
      </w:r>
    </w:p>
    <w:p w14:paraId="7E6BE5AF" w14:textId="7777777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>summary(</w:t>
      </w:r>
      <w:proofErr w:type="spellStart"/>
      <w:r w:rsidRPr="00D5092B">
        <w:rPr>
          <w:rFonts w:eastAsiaTheme="minorEastAsia"/>
          <w:color w:val="FF0000"/>
          <w:lang w:eastAsia="zh-CN"/>
        </w:rPr>
        <w:t>initial_model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0C57666F" w14:textId="7777777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>summary(</w:t>
      </w:r>
      <w:proofErr w:type="spellStart"/>
      <w:r w:rsidRPr="00D5092B">
        <w:rPr>
          <w:rFonts w:eastAsiaTheme="minorEastAsia"/>
          <w:color w:val="FF0000"/>
          <w:lang w:eastAsia="zh-CN"/>
        </w:rPr>
        <w:t>second_model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10016D8B" w14:textId="7777777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proofErr w:type="spellStart"/>
      <w:r w:rsidRPr="00D5092B">
        <w:rPr>
          <w:rFonts w:eastAsiaTheme="minorEastAsia"/>
          <w:color w:val="FF0000"/>
          <w:lang w:eastAsia="zh-CN"/>
        </w:rPr>
        <w:t>vif_initial_model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 &lt;- </w:t>
      </w:r>
      <w:proofErr w:type="spellStart"/>
      <w:r w:rsidRPr="00D5092B">
        <w:rPr>
          <w:rFonts w:eastAsiaTheme="minorEastAsia"/>
          <w:color w:val="FF0000"/>
          <w:lang w:eastAsia="zh-CN"/>
        </w:rPr>
        <w:t>vif</w:t>
      </w:r>
      <w:proofErr w:type="spellEnd"/>
      <w:r w:rsidRPr="00D5092B">
        <w:rPr>
          <w:rFonts w:eastAsiaTheme="minorEastAsia"/>
          <w:color w:val="FF0000"/>
          <w:lang w:eastAsia="zh-CN"/>
        </w:rPr>
        <w:t>(</w:t>
      </w:r>
      <w:proofErr w:type="spellStart"/>
      <w:r w:rsidRPr="00D5092B">
        <w:rPr>
          <w:rFonts w:eastAsiaTheme="minorEastAsia"/>
          <w:color w:val="FF0000"/>
          <w:lang w:eastAsia="zh-CN"/>
        </w:rPr>
        <w:t>initial_model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21D43056" w14:textId="7777777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>print(</w:t>
      </w:r>
      <w:proofErr w:type="spellStart"/>
      <w:r w:rsidRPr="00D5092B">
        <w:rPr>
          <w:rFonts w:eastAsiaTheme="minorEastAsia"/>
          <w:color w:val="FF0000"/>
          <w:lang w:eastAsia="zh-CN"/>
        </w:rPr>
        <w:t>vif_initial_model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644F079D" w14:textId="7777777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proofErr w:type="spellStart"/>
      <w:r w:rsidRPr="00D5092B">
        <w:rPr>
          <w:rFonts w:eastAsiaTheme="minorEastAsia"/>
          <w:color w:val="FF0000"/>
          <w:lang w:eastAsia="zh-CN"/>
        </w:rPr>
        <w:t>vif_second_model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 &lt;- </w:t>
      </w:r>
      <w:proofErr w:type="spellStart"/>
      <w:r w:rsidRPr="00D5092B">
        <w:rPr>
          <w:rFonts w:eastAsiaTheme="minorEastAsia"/>
          <w:color w:val="FF0000"/>
          <w:lang w:eastAsia="zh-CN"/>
        </w:rPr>
        <w:t>vif</w:t>
      </w:r>
      <w:proofErr w:type="spellEnd"/>
      <w:r w:rsidRPr="00D5092B">
        <w:rPr>
          <w:rFonts w:eastAsiaTheme="minorEastAsia"/>
          <w:color w:val="FF0000"/>
          <w:lang w:eastAsia="zh-CN"/>
        </w:rPr>
        <w:t>(</w:t>
      </w:r>
      <w:proofErr w:type="spellStart"/>
      <w:r w:rsidRPr="00D5092B">
        <w:rPr>
          <w:rFonts w:eastAsiaTheme="minorEastAsia"/>
          <w:color w:val="FF0000"/>
          <w:lang w:eastAsia="zh-CN"/>
        </w:rPr>
        <w:t>second_model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34009A42" w14:textId="46E410F7" w:rsidR="00D5092B" w:rsidRPr="00D5092B" w:rsidRDefault="00D5092B" w:rsidP="00D5092B">
      <w:pPr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>print(</w:t>
      </w:r>
      <w:proofErr w:type="spellStart"/>
      <w:r w:rsidRPr="00D5092B">
        <w:rPr>
          <w:rFonts w:eastAsiaTheme="minorEastAsia"/>
          <w:color w:val="FF0000"/>
          <w:lang w:eastAsia="zh-CN"/>
        </w:rPr>
        <w:t>vif_second_model</w:t>
      </w:r>
      <w:proofErr w:type="spellEnd"/>
      <w:r w:rsidRPr="00D5092B">
        <w:rPr>
          <w:rFonts w:eastAsiaTheme="minorEastAsia"/>
          <w:color w:val="FF0000"/>
          <w:lang w:eastAsia="zh-CN"/>
        </w:rPr>
        <w:t>)</w:t>
      </w:r>
    </w:p>
    <w:p w14:paraId="210A4572" w14:textId="03CCF107" w:rsidR="00CB6346" w:rsidRPr="00CB6346" w:rsidRDefault="00CB6346" w:rsidP="00D5092B">
      <w:p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>Some variables have decreased standard errors in Model 2, that makes the estimates</w:t>
      </w:r>
      <w:r w:rsidR="00D5092B">
        <w:rPr>
          <w:rFonts w:eastAsiaTheme="minorEastAsia"/>
          <w:color w:val="FF0000"/>
          <w:lang w:eastAsia="zh-CN"/>
        </w:rPr>
        <w:t xml:space="preserve"> </w:t>
      </w:r>
      <w:r w:rsidRPr="00CB6346">
        <w:rPr>
          <w:rFonts w:eastAsiaTheme="minorEastAsia"/>
          <w:color w:val="FF0000"/>
          <w:lang w:eastAsia="zh-CN"/>
        </w:rPr>
        <w:t xml:space="preserve">more </w:t>
      </w:r>
      <w:proofErr w:type="spellStart"/>
      <w:proofErr w:type="gramStart"/>
      <w:r w:rsidRPr="00CB6346">
        <w:rPr>
          <w:rFonts w:eastAsiaTheme="minorEastAsia"/>
          <w:color w:val="FF0000"/>
          <w:lang w:eastAsia="zh-CN"/>
        </w:rPr>
        <w:t>precise.The</w:t>
      </w:r>
      <w:proofErr w:type="spellEnd"/>
      <w:proofErr w:type="gramEnd"/>
      <w:r w:rsidRPr="00CB6346">
        <w:rPr>
          <w:rFonts w:eastAsiaTheme="minorEastAsia"/>
          <w:color w:val="FF0000"/>
          <w:lang w:eastAsia="zh-CN"/>
        </w:rPr>
        <w:t xml:space="preserve"> t-statistics have generally increased, indicating that some variables became more</w:t>
      </w:r>
      <w:r w:rsidR="00D5092B">
        <w:rPr>
          <w:rFonts w:eastAsiaTheme="minorEastAsia"/>
          <w:color w:val="FF0000"/>
          <w:lang w:eastAsia="zh-CN"/>
        </w:rPr>
        <w:t xml:space="preserve"> </w:t>
      </w:r>
      <w:r w:rsidRPr="00CB6346">
        <w:rPr>
          <w:rFonts w:eastAsiaTheme="minorEastAsia"/>
          <w:color w:val="FF0000"/>
          <w:lang w:eastAsia="zh-CN"/>
        </w:rPr>
        <w:t xml:space="preserve">statistically significant after </w:t>
      </w:r>
      <w:proofErr w:type="spellStart"/>
      <w:r w:rsidRPr="00CB6346">
        <w:rPr>
          <w:rFonts w:eastAsiaTheme="minorEastAsia"/>
          <w:color w:val="FF0000"/>
          <w:lang w:eastAsia="zh-CN"/>
        </w:rPr>
        <w:t>removing</w:t>
      </w:r>
      <w:del w:id="0" w:author="Yanan Wu" w:date="2025-03-19T09:21:00Z" w16du:dateUtc="2025-03-19T13:21:00Z">
        <w:r w:rsidRPr="00CB6346" w:rsidDel="007D760D">
          <w:rPr>
            <w:rFonts w:eastAsiaTheme="minorEastAsia"/>
            <w:color w:val="FF0000"/>
            <w:lang w:eastAsia="zh-CN"/>
          </w:rPr>
          <w:delText xml:space="preserve"> </w:delText>
        </w:r>
      </w:del>
      <w:ins w:id="1" w:author="Yanan Wu" w:date="2025-03-19T09:21:00Z" w16du:dateUtc="2025-03-19T13:21:00Z">
        <w:r w:rsidR="007D760D">
          <w:rPr>
            <w:rFonts w:eastAsiaTheme="minorEastAsia" w:hint="eastAsia"/>
            <w:color w:val="FF0000"/>
            <w:lang w:eastAsia="zh-CN"/>
          </w:rPr>
          <w:t>total_aea</w:t>
        </w:r>
      </w:ins>
      <w:proofErr w:type="spellEnd"/>
      <w:del w:id="2" w:author="Yanan Wu" w:date="2025-03-19T09:21:00Z" w16du:dateUtc="2025-03-19T13:21:00Z">
        <w:r w:rsidRPr="00CB6346" w:rsidDel="007D760D">
          <w:rPr>
            <w:rFonts w:eastAsiaTheme="minorEastAsia"/>
            <w:color w:val="FF0000"/>
            <w:lang w:eastAsia="zh-CN"/>
          </w:rPr>
          <w:delText>tax</w:delText>
        </w:r>
      </w:del>
      <w:r w:rsidRPr="00CB6346">
        <w:rPr>
          <w:rFonts w:eastAsiaTheme="minorEastAsia"/>
          <w:color w:val="FF0000"/>
          <w:lang w:eastAsia="zh-CN"/>
        </w:rPr>
        <w:t xml:space="preserve">. The significance of </w:t>
      </w:r>
      <w:proofErr w:type="spellStart"/>
      <w:r w:rsidRPr="00CB6346">
        <w:rPr>
          <w:rFonts w:eastAsiaTheme="minorEastAsia"/>
          <w:color w:val="FF0000"/>
          <w:lang w:eastAsia="zh-CN"/>
        </w:rPr>
        <w:t>zn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 decreased, as seen in its t-value dropping from </w:t>
      </w:r>
      <w:ins w:id="3" w:author="Yanan Wu" w:date="2025-03-19T09:23:00Z" w16du:dateUtc="2025-03-19T13:23:00Z">
        <w:r w:rsidR="007D760D">
          <w:rPr>
            <w:rFonts w:eastAsiaTheme="minorEastAsia" w:hint="eastAsia"/>
            <w:color w:val="FF0000"/>
            <w:lang w:eastAsia="zh-CN"/>
          </w:rPr>
          <w:t>2.669</w:t>
        </w:r>
      </w:ins>
      <w:del w:id="4" w:author="Yanan Wu" w:date="2025-03-19T09:23:00Z" w16du:dateUtc="2025-03-19T13:23:00Z">
        <w:r w:rsidRPr="00CB6346" w:rsidDel="007D760D">
          <w:rPr>
            <w:rFonts w:eastAsiaTheme="minorEastAsia"/>
            <w:color w:val="FF0000"/>
            <w:lang w:eastAsia="zh-CN"/>
          </w:rPr>
          <w:delText>2.568</w:delText>
        </w:r>
      </w:del>
      <w:r w:rsidRPr="00CB6346">
        <w:rPr>
          <w:rFonts w:eastAsiaTheme="minorEastAsia"/>
          <w:color w:val="FF0000"/>
          <w:lang w:eastAsia="zh-CN"/>
        </w:rPr>
        <w:t xml:space="preserve"> to </w:t>
      </w:r>
      <w:del w:id="5" w:author="Yanan Wu" w:date="2025-03-19T09:23:00Z" w16du:dateUtc="2025-03-19T13:23:00Z">
        <w:r w:rsidRPr="00CB6346" w:rsidDel="007D760D">
          <w:rPr>
            <w:rFonts w:eastAsiaTheme="minorEastAsia"/>
            <w:color w:val="FF0000"/>
            <w:lang w:eastAsia="zh-CN"/>
          </w:rPr>
          <w:delText>1.975</w:delText>
        </w:r>
      </w:del>
      <w:ins w:id="6" w:author="Yanan Wu" w:date="2025-03-19T09:23:00Z" w16du:dateUtc="2025-03-19T13:23:00Z">
        <w:r w:rsidR="007D760D">
          <w:rPr>
            <w:rFonts w:eastAsiaTheme="minorEastAsia" w:hint="eastAsia"/>
            <w:color w:val="FF0000"/>
            <w:lang w:eastAsia="zh-CN"/>
          </w:rPr>
          <w:t>2.</w:t>
        </w:r>
        <w:commentRangeStart w:id="7"/>
        <w:r w:rsidR="007D760D">
          <w:rPr>
            <w:rFonts w:eastAsiaTheme="minorEastAsia" w:hint="eastAsia"/>
            <w:color w:val="FF0000"/>
            <w:lang w:eastAsia="zh-CN"/>
          </w:rPr>
          <w:t>573</w:t>
        </w:r>
      </w:ins>
      <w:commentRangeEnd w:id="7"/>
      <w:ins w:id="8" w:author="Yanan Wu" w:date="2025-03-19T09:27:00Z" w16du:dateUtc="2025-03-19T13:27:00Z">
        <w:r w:rsidR="007D760D">
          <w:rPr>
            <w:rStyle w:val="CommentReference"/>
          </w:rPr>
          <w:commentReference w:id="7"/>
        </w:r>
      </w:ins>
      <w:r w:rsidRPr="00CB6346">
        <w:rPr>
          <w:rFonts w:eastAsiaTheme="minorEastAsia"/>
          <w:color w:val="FF0000"/>
          <w:lang w:eastAsia="zh-CN"/>
        </w:rPr>
        <w:t>, meaning it is now less statistically significant. Some variables became slightly more</w:t>
      </w:r>
      <w:r w:rsidR="00D5092B">
        <w:rPr>
          <w:rFonts w:eastAsiaTheme="minorEastAsia"/>
          <w:color w:val="FF0000"/>
          <w:lang w:eastAsia="zh-CN"/>
        </w:rPr>
        <w:t xml:space="preserve"> </w:t>
      </w:r>
      <w:r w:rsidRPr="00CB6346">
        <w:rPr>
          <w:rFonts w:eastAsiaTheme="minorEastAsia"/>
          <w:color w:val="FF0000"/>
          <w:lang w:eastAsia="zh-CN"/>
        </w:rPr>
        <w:t xml:space="preserve">significant, such as </w:t>
      </w:r>
      <w:proofErr w:type="spellStart"/>
      <w:r w:rsidRPr="00CB6346">
        <w:rPr>
          <w:rFonts w:eastAsiaTheme="minorEastAsia"/>
          <w:color w:val="FF0000"/>
          <w:lang w:eastAsia="zh-CN"/>
        </w:rPr>
        <w:t>chas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, </w:t>
      </w:r>
      <w:proofErr w:type="spellStart"/>
      <w:r w:rsidRPr="00CB6346">
        <w:rPr>
          <w:rFonts w:eastAsiaTheme="minorEastAsia"/>
          <w:color w:val="FF0000"/>
          <w:lang w:eastAsia="zh-CN"/>
        </w:rPr>
        <w:t>nox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, rm, and </w:t>
      </w:r>
      <w:proofErr w:type="spellStart"/>
      <w:r w:rsidRPr="00CB6346">
        <w:rPr>
          <w:rFonts w:eastAsiaTheme="minorEastAsia"/>
          <w:color w:val="FF0000"/>
          <w:lang w:eastAsia="zh-CN"/>
        </w:rPr>
        <w:t>ptratio</w:t>
      </w:r>
      <w:proofErr w:type="spellEnd"/>
      <w:r w:rsidRPr="00CB6346">
        <w:rPr>
          <w:rFonts w:eastAsiaTheme="minorEastAsia"/>
          <w:color w:val="FF0000"/>
          <w:lang w:eastAsia="zh-CN"/>
        </w:rPr>
        <w:t>, as their t-values increased.</w:t>
      </w:r>
    </w:p>
    <w:p w14:paraId="2216E5A8" w14:textId="09962EDA" w:rsidR="00CB6346" w:rsidRPr="00CB6346" w:rsidRDefault="00CB6346" w:rsidP="00CB6346">
      <w:p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Multicollinearity </w:t>
      </w:r>
      <w:r w:rsidR="00D5092B">
        <w:rPr>
          <w:rFonts w:eastAsiaTheme="minorEastAsia"/>
          <w:color w:val="FF0000"/>
          <w:lang w:eastAsia="zh-CN"/>
        </w:rPr>
        <w:t xml:space="preserve">is </w:t>
      </w:r>
      <w:r w:rsidRPr="00CB6346">
        <w:rPr>
          <w:rFonts w:eastAsiaTheme="minorEastAsia"/>
          <w:color w:val="FF0000"/>
          <w:lang w:eastAsia="zh-CN"/>
        </w:rPr>
        <w:t xml:space="preserve">assessed using the Variance Inflation Factor (VIF). VIF for </w:t>
      </w:r>
      <w:ins w:id="9" w:author="Yanan Wu" w:date="2025-03-19T09:26:00Z" w16du:dateUtc="2025-03-19T13:26:00Z">
        <w:r w:rsidR="007D760D">
          <w:rPr>
            <w:rFonts w:eastAsiaTheme="minorEastAsia" w:hint="eastAsia"/>
            <w:color w:val="FF0000"/>
            <w:lang w:eastAsia="zh-CN"/>
          </w:rPr>
          <w:t xml:space="preserve">rm and </w:t>
        </w:r>
        <w:proofErr w:type="spellStart"/>
        <w:r w:rsidR="007D760D">
          <w:rPr>
            <w:rFonts w:eastAsiaTheme="minorEastAsia" w:hint="eastAsia"/>
            <w:color w:val="FF0000"/>
            <w:lang w:eastAsia="zh-CN"/>
          </w:rPr>
          <w:t>total_area</w:t>
        </w:r>
        <w:proofErr w:type="spellEnd"/>
        <w:r w:rsidR="007D760D">
          <w:rPr>
            <w:rFonts w:eastAsiaTheme="minorEastAsia" w:hint="eastAsia"/>
            <w:color w:val="FF0000"/>
            <w:lang w:eastAsia="zh-CN"/>
          </w:rPr>
          <w:t xml:space="preserve"> are </w:t>
        </w:r>
        <w:proofErr w:type="spellStart"/>
        <w:r w:rsidR="007D760D">
          <w:rPr>
            <w:rFonts w:eastAsiaTheme="minorEastAsia" w:hint="eastAsia"/>
            <w:color w:val="FF0000"/>
            <w:lang w:eastAsia="zh-CN"/>
          </w:rPr>
          <w:t>high</w:t>
        </w:r>
      </w:ins>
      <w:del w:id="10" w:author="Yanan Wu" w:date="2025-03-19T09:26:00Z" w16du:dateUtc="2025-03-19T13:26:00Z">
        <w:r w:rsidRPr="00CB6346" w:rsidDel="007D760D">
          <w:rPr>
            <w:rFonts w:eastAsiaTheme="minorEastAsia"/>
            <w:color w:val="FF0000"/>
            <w:lang w:eastAsia="zh-CN"/>
          </w:rPr>
          <w:delText xml:space="preserve">tax </w:delText>
        </w:r>
      </w:del>
      <w:r w:rsidRPr="00CB6346">
        <w:rPr>
          <w:rFonts w:eastAsiaTheme="minorEastAsia"/>
          <w:color w:val="FF0000"/>
          <w:lang w:eastAsia="zh-CN"/>
        </w:rPr>
        <w:t>in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 Model</w:t>
      </w:r>
    </w:p>
    <w:p w14:paraId="63751D32" w14:textId="1F3AA6BE" w:rsidR="00CB6346" w:rsidRPr="00CB6346" w:rsidRDefault="00CB6346" w:rsidP="00CB6346">
      <w:p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1 </w:t>
      </w:r>
      <w:del w:id="11" w:author="Yanan Wu" w:date="2025-03-19T09:26:00Z" w16du:dateUtc="2025-03-19T13:26:00Z">
        <w:r w:rsidRPr="00CB6346" w:rsidDel="007D760D">
          <w:rPr>
            <w:rFonts w:eastAsiaTheme="minorEastAsia"/>
            <w:color w:val="FF0000"/>
            <w:lang w:eastAsia="zh-CN"/>
          </w:rPr>
          <w:delText>was 9.009469</w:delText>
        </w:r>
      </w:del>
      <w:r w:rsidRPr="00CB6346">
        <w:rPr>
          <w:rFonts w:eastAsiaTheme="minorEastAsia"/>
          <w:color w:val="FF0000"/>
          <w:lang w:eastAsia="zh-CN"/>
        </w:rPr>
        <w:t xml:space="preserve">, indicating moderate multicollinearity. </w:t>
      </w:r>
      <w:commentRangeStart w:id="12"/>
      <w:r w:rsidRPr="00CB6346">
        <w:rPr>
          <w:rFonts w:eastAsiaTheme="minorEastAsia"/>
          <w:color w:val="FF0000"/>
          <w:lang w:eastAsia="zh-CN"/>
        </w:rPr>
        <w:t>After removing</w:t>
      </w:r>
      <w:commentRangeEnd w:id="12"/>
      <w:r w:rsidR="006C7206">
        <w:rPr>
          <w:rStyle w:val="CommentReference"/>
        </w:rPr>
        <w:commentReference w:id="12"/>
      </w:r>
      <w:r w:rsidRPr="00CB6346">
        <w:rPr>
          <w:rFonts w:eastAsiaTheme="minorEastAsia"/>
          <w:color w:val="FF0000"/>
          <w:lang w:eastAsia="zh-CN"/>
        </w:rPr>
        <w:t xml:space="preserve"> </w:t>
      </w:r>
      <w:proofErr w:type="spellStart"/>
      <w:ins w:id="13" w:author="Yanan Wu" w:date="2025-03-19T09:26:00Z" w16du:dateUtc="2025-03-19T13:26:00Z">
        <w:r w:rsidR="007D760D">
          <w:rPr>
            <w:rFonts w:eastAsiaTheme="minorEastAsia" w:hint="eastAsia"/>
            <w:color w:val="FF0000"/>
            <w:lang w:eastAsia="zh-CN"/>
          </w:rPr>
          <w:t>total_area</w:t>
        </w:r>
      </w:ins>
      <w:proofErr w:type="spellEnd"/>
      <w:del w:id="14" w:author="Yanan Wu" w:date="2025-03-19T09:26:00Z" w16du:dateUtc="2025-03-19T13:26:00Z">
        <w:r w:rsidRPr="00CB6346" w:rsidDel="007D760D">
          <w:rPr>
            <w:rFonts w:eastAsiaTheme="minorEastAsia"/>
            <w:color w:val="FF0000"/>
            <w:lang w:eastAsia="zh-CN"/>
          </w:rPr>
          <w:delText>tax</w:delText>
        </w:r>
      </w:del>
      <w:r w:rsidRPr="00CB6346">
        <w:rPr>
          <w:rFonts w:eastAsiaTheme="minorEastAsia"/>
          <w:color w:val="FF0000"/>
          <w:lang w:eastAsia="zh-CN"/>
        </w:rPr>
        <w:t>, the VIF values</w:t>
      </w:r>
    </w:p>
    <w:p w14:paraId="65DEC705" w14:textId="61056768" w:rsidR="00B47573" w:rsidRPr="00CB6346" w:rsidRDefault="00CB6346" w:rsidP="00CB6346">
      <w:p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decreased for </w:t>
      </w:r>
      <w:ins w:id="15" w:author="Yanan Wu" w:date="2025-03-19T09:26:00Z" w16du:dateUtc="2025-03-19T13:26:00Z">
        <w:r w:rsidR="007D760D">
          <w:rPr>
            <w:rFonts w:eastAsiaTheme="minorEastAsia" w:hint="eastAsia"/>
            <w:color w:val="FF0000"/>
            <w:lang w:eastAsia="zh-CN"/>
          </w:rPr>
          <w:t>rm</w:t>
        </w:r>
      </w:ins>
      <w:del w:id="16" w:author="Yanan Wu" w:date="2025-03-19T09:26:00Z" w16du:dateUtc="2025-03-19T13:26:00Z">
        <w:r w:rsidRPr="00CB6346" w:rsidDel="007D760D">
          <w:rPr>
            <w:rFonts w:eastAsiaTheme="minorEastAsia"/>
            <w:color w:val="FF0000"/>
            <w:lang w:eastAsia="zh-CN"/>
          </w:rPr>
          <w:delText>some variables</w:delText>
        </w:r>
      </w:del>
      <w:r w:rsidRPr="00CB6346">
        <w:rPr>
          <w:rFonts w:eastAsiaTheme="minorEastAsia"/>
          <w:color w:val="FF0000"/>
          <w:lang w:eastAsia="zh-CN"/>
        </w:rPr>
        <w:t xml:space="preserve"> in Model 2, meaning multicollinearity was reduced</w:t>
      </w:r>
    </w:p>
    <w:p w14:paraId="21C06720" w14:textId="45AEC490" w:rsidR="00021B3B" w:rsidRDefault="00021B3B" w:rsidP="00E83DEB">
      <w:pPr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INCLUDEPICTURE "https://1fe785f37e7d4f7db98d1093da3c909f.app.posit.cloud/graphics/89242b33-9ab5-4d3d-ab3d-f3b7cfac0baa.png"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66189FD" wp14:editId="73D5FB83">
                <wp:extent cx="304800" cy="304800"/>
                <wp:effectExtent l="0" t="0" r="0" b="0"/>
                <wp:docPr id="68223793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D8E8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="00756468" w:rsidRPr="00756468">
        <w:rPr>
          <w:noProof/>
          <w14:ligatures w14:val="standardContextual"/>
        </w:rPr>
        <w:t xml:space="preserve"> </w:t>
      </w:r>
      <w:r w:rsidR="00756468" w:rsidRPr="00756468">
        <w:rPr>
          <w:noProof/>
        </w:rPr>
        <w:drawing>
          <wp:inline distT="0" distB="0" distL="0" distR="0" wp14:anchorId="32CC17E8" wp14:editId="129256EA">
            <wp:extent cx="2777319" cy="2951289"/>
            <wp:effectExtent l="0" t="0" r="4445" b="1905"/>
            <wp:docPr id="544099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95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668" cy="30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F604" w14:textId="5A93CD77" w:rsidR="00756468" w:rsidRDefault="00756468" w:rsidP="00E83DEB">
      <w:r w:rsidRPr="00756468">
        <w:rPr>
          <w:noProof/>
        </w:rPr>
        <w:drawing>
          <wp:inline distT="0" distB="0" distL="0" distR="0" wp14:anchorId="733E3E05" wp14:editId="2591DAA3">
            <wp:extent cx="2927445" cy="3045327"/>
            <wp:effectExtent l="0" t="0" r="6350" b="3175"/>
            <wp:docPr id="174134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6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113" cy="31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CBA1" w14:textId="47185F6F" w:rsidR="00756468" w:rsidRDefault="00756468" w:rsidP="00E83DEB">
      <w:r w:rsidRPr="00756468">
        <w:rPr>
          <w:noProof/>
        </w:rPr>
        <w:drawing>
          <wp:inline distT="0" distB="0" distL="0" distR="0" wp14:anchorId="0D120FE0" wp14:editId="6DAF6376">
            <wp:extent cx="5163670" cy="1031437"/>
            <wp:effectExtent l="0" t="0" r="5715" b="0"/>
            <wp:docPr id="1159005678" name="Picture 1" descr="A white background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05678" name="Picture 1" descr="A white background with black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968" cy="10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5CD6" w14:textId="77777777" w:rsidR="00756468" w:rsidRDefault="00756468" w:rsidP="00E83DEB"/>
    <w:p w14:paraId="0C2B42A2" w14:textId="1E421515" w:rsidR="006159EE" w:rsidRDefault="006159EE" w:rsidP="006159EE">
      <w:pPr>
        <w:numPr>
          <w:ilvl w:val="0"/>
          <w:numId w:val="13"/>
        </w:numPr>
        <w:rPr>
          <w:rFonts w:eastAsiaTheme="minorEastAsia"/>
          <w:lang w:eastAsia="zh-CN"/>
        </w:rPr>
      </w:pPr>
      <w:r w:rsidRPr="006159EE">
        <w:rPr>
          <w:rFonts w:eastAsiaTheme="minorEastAsia"/>
          <w:lang w:eastAsia="zh-CN"/>
        </w:rPr>
        <w:t>Check whether residuals exhibit constant variance (homoscedasticity) in Model 2.</w:t>
      </w:r>
      <w:r>
        <w:rPr>
          <w:rFonts w:eastAsiaTheme="minorEastAsia" w:hint="eastAsia"/>
          <w:lang w:eastAsia="zh-CN"/>
        </w:rPr>
        <w:t xml:space="preserve"> </w:t>
      </w:r>
      <w:r w:rsidRPr="006159EE">
        <w:rPr>
          <w:rFonts w:eastAsiaTheme="minorEastAsia"/>
          <w:lang w:eastAsia="zh-CN"/>
        </w:rPr>
        <w:t xml:space="preserve">If heteroscedasticity is detected, suggest </w:t>
      </w:r>
      <w:r w:rsidR="00245BD9">
        <w:rPr>
          <w:rFonts w:eastAsiaTheme="minorEastAsia" w:hint="eastAsia"/>
          <w:lang w:eastAsia="zh-CN"/>
        </w:rPr>
        <w:t>one</w:t>
      </w:r>
      <w:r w:rsidRPr="006159EE">
        <w:rPr>
          <w:rFonts w:eastAsiaTheme="minorEastAsia"/>
          <w:lang w:eastAsia="zh-CN"/>
        </w:rPr>
        <w:t xml:space="preserve"> potential remedies</w:t>
      </w:r>
      <w:r>
        <w:rPr>
          <w:rFonts w:eastAsiaTheme="minorEastAsia" w:hint="eastAsia"/>
          <w:lang w:eastAsia="zh-CN"/>
        </w:rPr>
        <w:t>.</w:t>
      </w:r>
      <w:r w:rsidR="00245BD9">
        <w:rPr>
          <w:rFonts w:eastAsiaTheme="minorEastAsia" w:hint="eastAsia"/>
          <w:lang w:eastAsia="zh-CN"/>
        </w:rPr>
        <w:t xml:space="preserve"> (1 pt)</w:t>
      </w:r>
    </w:p>
    <w:p w14:paraId="50C4D0D3" w14:textId="77777777" w:rsidR="00CB6346" w:rsidRPr="00CB6346" w:rsidRDefault="00CB6346" w:rsidP="00CB6346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gramStart"/>
      <w:r w:rsidRPr="00CB6346">
        <w:rPr>
          <w:rFonts w:eastAsiaTheme="minorEastAsia"/>
          <w:color w:val="FF0000"/>
          <w:lang w:eastAsia="zh-CN"/>
        </w:rPr>
        <w:t>par(</w:t>
      </w:r>
      <w:proofErr w:type="spellStart"/>
      <w:proofErr w:type="gramEnd"/>
      <w:r w:rsidRPr="00CB6346">
        <w:rPr>
          <w:rFonts w:eastAsiaTheme="minorEastAsia"/>
          <w:color w:val="FF0000"/>
          <w:lang w:eastAsia="zh-CN"/>
        </w:rPr>
        <w:t>mfrow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 = c(1,1))</w:t>
      </w:r>
    </w:p>
    <w:p w14:paraId="298C0BB7" w14:textId="77777777" w:rsidR="00CB6346" w:rsidRPr="00CB6346" w:rsidRDefault="00CB6346" w:rsidP="00CB6346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gramStart"/>
      <w:r w:rsidRPr="00CB6346">
        <w:rPr>
          <w:rFonts w:eastAsiaTheme="minorEastAsia"/>
          <w:color w:val="FF0000"/>
          <w:lang w:eastAsia="zh-CN"/>
        </w:rPr>
        <w:t>plot(</w:t>
      </w:r>
      <w:proofErr w:type="spellStart"/>
      <w:proofErr w:type="gramEnd"/>
      <w:r w:rsidRPr="00CB6346">
        <w:rPr>
          <w:rFonts w:eastAsiaTheme="minorEastAsia"/>
          <w:color w:val="FF0000"/>
          <w:lang w:eastAsia="zh-CN"/>
        </w:rPr>
        <w:t>initial_model$fitted.values</w:t>
      </w:r>
      <w:proofErr w:type="spellEnd"/>
      <w:r w:rsidRPr="00CB6346">
        <w:rPr>
          <w:rFonts w:eastAsiaTheme="minorEastAsia"/>
          <w:color w:val="FF0000"/>
          <w:lang w:eastAsia="zh-CN"/>
        </w:rPr>
        <w:t xml:space="preserve">, </w:t>
      </w:r>
      <w:proofErr w:type="spellStart"/>
      <w:r w:rsidRPr="00CB6346">
        <w:rPr>
          <w:rFonts w:eastAsiaTheme="minorEastAsia"/>
          <w:color w:val="FF0000"/>
          <w:lang w:eastAsia="zh-CN"/>
        </w:rPr>
        <w:t>initial_model$residuals</w:t>
      </w:r>
      <w:proofErr w:type="spellEnd"/>
      <w:r w:rsidRPr="00CB6346">
        <w:rPr>
          <w:rFonts w:eastAsiaTheme="minorEastAsia"/>
          <w:color w:val="FF0000"/>
          <w:lang w:eastAsia="zh-CN"/>
        </w:rPr>
        <w:t>)</w:t>
      </w:r>
    </w:p>
    <w:p w14:paraId="7CAA35E2" w14:textId="77777777" w:rsidR="00CB6346" w:rsidRPr="00CB6346" w:rsidRDefault="00CB6346" w:rsidP="00CB6346">
      <w:pPr>
        <w:pStyle w:val="ListParagraph"/>
        <w:ind w:left="440"/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>#</w:t>
      </w:r>
      <w:proofErr w:type="gramStart"/>
      <w:r w:rsidRPr="00CB6346">
        <w:rPr>
          <w:rFonts w:eastAsiaTheme="minorEastAsia"/>
          <w:color w:val="FF0000"/>
          <w:lang w:eastAsia="zh-CN"/>
        </w:rPr>
        <w:t>add</w:t>
      </w:r>
      <w:proofErr w:type="gramEnd"/>
      <w:r w:rsidRPr="00CB6346">
        <w:rPr>
          <w:rFonts w:eastAsiaTheme="minorEastAsia"/>
          <w:color w:val="FF0000"/>
          <w:lang w:eastAsia="zh-CN"/>
        </w:rPr>
        <w:t xml:space="preserve"> a horizontal line at 0 </w:t>
      </w:r>
    </w:p>
    <w:p w14:paraId="28E2071B" w14:textId="77777777" w:rsidR="00CB6346" w:rsidRPr="00CB6346" w:rsidRDefault="00CB6346" w:rsidP="00CB6346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spellStart"/>
      <w:proofErr w:type="gramStart"/>
      <w:r w:rsidRPr="00CB6346">
        <w:rPr>
          <w:rFonts w:eastAsiaTheme="minorEastAsia"/>
          <w:color w:val="FF0000"/>
          <w:lang w:eastAsia="zh-CN"/>
        </w:rPr>
        <w:t>abline</w:t>
      </w:r>
      <w:proofErr w:type="spellEnd"/>
      <w:r w:rsidRPr="00CB6346">
        <w:rPr>
          <w:rFonts w:eastAsiaTheme="minorEastAsia"/>
          <w:color w:val="FF0000"/>
          <w:lang w:eastAsia="zh-CN"/>
        </w:rPr>
        <w:t>(</w:t>
      </w:r>
      <w:proofErr w:type="gramEnd"/>
      <w:r w:rsidRPr="00CB6346">
        <w:rPr>
          <w:rFonts w:eastAsiaTheme="minorEastAsia"/>
          <w:color w:val="FF0000"/>
          <w:lang w:eastAsia="zh-CN"/>
        </w:rPr>
        <w:t>0,0)</w:t>
      </w:r>
    </w:p>
    <w:p w14:paraId="61A9F910" w14:textId="77777777" w:rsidR="00CB6346" w:rsidRDefault="00CB6346" w:rsidP="00CB6346">
      <w:pPr>
        <w:ind w:left="440"/>
        <w:rPr>
          <w:rFonts w:eastAsiaTheme="minorEastAsia"/>
          <w:lang w:eastAsia="zh-CN"/>
        </w:rPr>
      </w:pPr>
    </w:p>
    <w:p w14:paraId="0577D3F9" w14:textId="3FB0F0E0" w:rsidR="00CB6346" w:rsidRDefault="00CB6346" w:rsidP="00CB6346">
      <w:pPr>
        <w:ind w:left="440"/>
        <w:rPr>
          <w:rFonts w:eastAsiaTheme="minorEastAsia"/>
          <w:lang w:eastAsia="zh-CN"/>
        </w:rPr>
      </w:pPr>
      <w:r w:rsidRPr="00021B3B">
        <w:rPr>
          <w:noProof/>
        </w:rPr>
        <w:drawing>
          <wp:inline distT="0" distB="0" distL="0" distR="0" wp14:anchorId="02158C62" wp14:editId="0F18C3A6">
            <wp:extent cx="5995035" cy="2824432"/>
            <wp:effectExtent l="0" t="0" r="0" b="0"/>
            <wp:docPr id="650456518" name="Picture 1" descr="A graph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6518" name="Picture 1" descr="A graph of a number of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230" cy="28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7BA" w14:textId="4438D03D" w:rsidR="00CB6346" w:rsidRPr="00CB6346" w:rsidRDefault="00CB6346" w:rsidP="00CB6346">
      <w:pPr>
        <w:ind w:left="440"/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The Residuals vs. Fitted plot shows that residuals are not randomly </w:t>
      </w:r>
      <w:proofErr w:type="spellStart"/>
      <w:proofErr w:type="gramStart"/>
      <w:r w:rsidRPr="00CB6346">
        <w:rPr>
          <w:rFonts w:eastAsiaTheme="minorEastAsia"/>
          <w:color w:val="FF0000"/>
          <w:lang w:eastAsia="zh-CN"/>
        </w:rPr>
        <w:t>scattered.There</w:t>
      </w:r>
      <w:proofErr w:type="spellEnd"/>
      <w:proofErr w:type="gramEnd"/>
      <w:r w:rsidRPr="00CB6346">
        <w:rPr>
          <w:rFonts w:eastAsiaTheme="minorEastAsia"/>
          <w:color w:val="FF0000"/>
          <w:lang w:eastAsia="zh-CN"/>
        </w:rPr>
        <w:t xml:space="preserve"> is a funnel shape (i.e., residuals spread out more for higher fitted values).This suggests heteroscedasticity (non-constant variance).</w:t>
      </w:r>
    </w:p>
    <w:p w14:paraId="4F3BE0A2" w14:textId="77777777" w:rsidR="00CB6346" w:rsidRPr="00CB6346" w:rsidRDefault="00CB6346" w:rsidP="00CB6346">
      <w:pPr>
        <w:ind w:left="440"/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>Possible Remedies</w:t>
      </w:r>
    </w:p>
    <w:p w14:paraId="47258B2E" w14:textId="36B37D90" w:rsidR="00CB6346" w:rsidRPr="00CB6346" w:rsidRDefault="00CB6346" w:rsidP="00CB6346">
      <w:pPr>
        <w:pStyle w:val="ListParagraph"/>
        <w:numPr>
          <w:ilvl w:val="0"/>
          <w:numId w:val="14"/>
        </w:num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>Log transformation is a powerful remedy for heteroscedasticity because it Stabilizes variance,</w:t>
      </w:r>
    </w:p>
    <w:p w14:paraId="29DA2D8A" w14:textId="0C637E85" w:rsidR="00CB6346" w:rsidRPr="00CB6346" w:rsidRDefault="00CB6346" w:rsidP="00CB6346">
      <w:pPr>
        <w:pStyle w:val="ListParagraph"/>
        <w:numPr>
          <w:ilvl w:val="0"/>
          <w:numId w:val="14"/>
        </w:numPr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Reduces the effect of extreme values, Improves the linearity of relationships and normalizes skewed data. By applying log transformation to a dataset, F-statistic is </w:t>
      </w:r>
      <w:ins w:id="17" w:author="Yanan Wu" w:date="2025-03-19T09:34:00Z" w16du:dateUtc="2025-03-19T13:34:00Z">
        <w:r w:rsidR="006C7206">
          <w:rPr>
            <w:rFonts w:eastAsiaTheme="minorEastAsia" w:hint="eastAsia"/>
            <w:color w:val="FF0000"/>
            <w:lang w:eastAsia="zh-CN"/>
          </w:rPr>
          <w:t>89.</w:t>
        </w:r>
        <w:commentRangeStart w:id="18"/>
        <w:r w:rsidR="006C7206">
          <w:rPr>
            <w:rFonts w:eastAsiaTheme="minorEastAsia" w:hint="eastAsia"/>
            <w:color w:val="FF0000"/>
            <w:lang w:eastAsia="zh-CN"/>
          </w:rPr>
          <w:t>01</w:t>
        </w:r>
      </w:ins>
      <w:del w:id="19" w:author="Yanan Wu" w:date="2025-03-19T09:34:00Z" w16du:dateUtc="2025-03-19T13:34:00Z">
        <w:r w:rsidRPr="00CB6346" w:rsidDel="006C7206">
          <w:rPr>
            <w:rFonts w:eastAsiaTheme="minorEastAsia"/>
            <w:color w:val="FF0000"/>
            <w:lang w:eastAsia="zh-CN"/>
          </w:rPr>
          <w:delText>89</w:delText>
        </w:r>
      </w:del>
      <w:commentRangeEnd w:id="18"/>
      <w:r w:rsidR="006C7206">
        <w:rPr>
          <w:rStyle w:val="CommentReference"/>
        </w:rPr>
        <w:commentReference w:id="18"/>
      </w:r>
      <w:del w:id="20" w:author="Yanan Wu" w:date="2025-03-19T09:34:00Z" w16du:dateUtc="2025-03-19T13:34:00Z">
        <w:r w:rsidRPr="00CB6346" w:rsidDel="006C7206">
          <w:rPr>
            <w:rFonts w:eastAsiaTheme="minorEastAsia"/>
            <w:color w:val="FF0000"/>
            <w:lang w:eastAsia="zh-CN"/>
          </w:rPr>
          <w:delText>.89</w:delText>
        </w:r>
      </w:del>
      <w:r w:rsidRPr="00CB6346">
        <w:rPr>
          <w:rFonts w:eastAsiaTheme="minorEastAsia"/>
          <w:color w:val="FF0000"/>
          <w:lang w:eastAsia="zh-CN"/>
        </w:rPr>
        <w:t xml:space="preserve"> (higher than</w:t>
      </w:r>
    </w:p>
    <w:p w14:paraId="3C5E6B7A" w14:textId="6B4937D9" w:rsidR="00CB6346" w:rsidRPr="00CB6346" w:rsidRDefault="00CB6346" w:rsidP="00CB6346">
      <w:pPr>
        <w:ind w:left="440"/>
        <w:rPr>
          <w:rFonts w:eastAsiaTheme="minorEastAsia"/>
          <w:color w:val="FF0000"/>
          <w:lang w:eastAsia="zh-CN"/>
        </w:rPr>
      </w:pPr>
      <w:r w:rsidRPr="00CB6346">
        <w:rPr>
          <w:rFonts w:eastAsiaTheme="minorEastAsia"/>
          <w:color w:val="FF0000"/>
          <w:lang w:eastAsia="zh-CN"/>
        </w:rPr>
        <w:t xml:space="preserve">before), indicating </w:t>
      </w:r>
      <w:ins w:id="21" w:author="Yanan Wu" w:date="2025-03-19T09:38:00Z" w16du:dateUtc="2025-03-19T13:38:00Z">
        <w:r w:rsidR="006C7206">
          <w:rPr>
            <w:rFonts w:eastAsiaTheme="minorEastAsia" w:hint="eastAsia"/>
            <w:color w:val="FF0000"/>
            <w:lang w:eastAsia="zh-CN"/>
          </w:rPr>
          <w:t xml:space="preserve">model 2 can explain more variable in the dependent variable. </w:t>
        </w:r>
      </w:ins>
      <w:del w:id="22" w:author="Yanan Wu" w:date="2025-03-19T09:38:00Z" w16du:dateUtc="2025-03-19T13:38:00Z">
        <w:r w:rsidRPr="00CB6346" w:rsidDel="006C7206">
          <w:rPr>
            <w:rFonts w:eastAsiaTheme="minorEastAsia"/>
            <w:color w:val="FF0000"/>
            <w:lang w:eastAsia="zh-CN"/>
          </w:rPr>
          <w:delText>slightly improved model significance that ensure model reliability and validity.</w:delText>
        </w:r>
      </w:del>
    </w:p>
    <w:p w14:paraId="359D6298" w14:textId="77777777" w:rsidR="00B47573" w:rsidRPr="006159EE" w:rsidRDefault="00B47573" w:rsidP="00B47573">
      <w:pPr>
        <w:rPr>
          <w:rFonts w:eastAsiaTheme="minorEastAsia"/>
          <w:lang w:eastAsia="zh-CN"/>
        </w:rPr>
      </w:pPr>
    </w:p>
    <w:p w14:paraId="2C42C059" w14:textId="68C8BF20" w:rsidR="006159EE" w:rsidRDefault="006159EE" w:rsidP="006159EE">
      <w:pPr>
        <w:numPr>
          <w:ilvl w:val="0"/>
          <w:numId w:val="13"/>
        </w:numPr>
        <w:rPr>
          <w:rFonts w:eastAsiaTheme="minorEastAsia"/>
          <w:lang w:eastAsia="zh-CN"/>
        </w:rPr>
      </w:pPr>
      <w:r w:rsidRPr="006159EE">
        <w:rPr>
          <w:rFonts w:eastAsiaTheme="minorEastAsia"/>
          <w:lang w:eastAsia="zh-CN"/>
        </w:rPr>
        <w:t xml:space="preserve">Create Model 3 by adding </w:t>
      </w:r>
      <w:proofErr w:type="spellStart"/>
      <w:r w:rsidRPr="00245BD9">
        <w:rPr>
          <w:rFonts w:eastAsiaTheme="minorEastAsia"/>
          <w:b/>
          <w:bCs/>
          <w:lang w:eastAsia="zh-CN"/>
        </w:rPr>
        <w:t>lstat</w:t>
      </w:r>
      <w:proofErr w:type="spellEnd"/>
      <w:r w:rsidRPr="006159EE">
        <w:rPr>
          <w:rFonts w:eastAsiaTheme="minorEastAsia"/>
          <w:lang w:eastAsia="zh-CN"/>
        </w:rPr>
        <w:t xml:space="preserve"> to Model 2.</w:t>
      </w:r>
      <w:r w:rsidRPr="006159EE">
        <w:rPr>
          <w:rFonts w:eastAsiaTheme="minorEastAsia" w:hint="eastAsia"/>
          <w:lang w:eastAsia="zh-CN"/>
        </w:rPr>
        <w:t xml:space="preserve"> </w:t>
      </w:r>
      <w:r w:rsidRPr="006159EE">
        <w:rPr>
          <w:rFonts w:eastAsiaTheme="minorEastAsia"/>
          <w:lang w:eastAsia="zh-CN"/>
        </w:rPr>
        <w:t xml:space="preserve">Use </w:t>
      </w:r>
      <w:r w:rsidRPr="006159EE">
        <w:rPr>
          <w:rFonts w:eastAsiaTheme="minorEastAsia"/>
          <w:b/>
          <w:bCs/>
          <w:lang w:eastAsia="zh-CN"/>
        </w:rPr>
        <w:t>ANOVA</w:t>
      </w:r>
      <w:r w:rsidRPr="006159EE">
        <w:rPr>
          <w:rFonts w:eastAsiaTheme="minorEastAsia"/>
          <w:lang w:eastAsia="zh-CN"/>
        </w:rPr>
        <w:t xml:space="preserve"> to compare Model 2 (without </w:t>
      </w:r>
      <w:proofErr w:type="spellStart"/>
      <w:r w:rsidRPr="006159EE">
        <w:rPr>
          <w:rFonts w:eastAsiaTheme="minorEastAsia"/>
          <w:lang w:eastAsia="zh-CN"/>
        </w:rPr>
        <w:t>lstat</w:t>
      </w:r>
      <w:proofErr w:type="spellEnd"/>
      <w:r w:rsidRPr="006159EE">
        <w:rPr>
          <w:rFonts w:eastAsiaTheme="minorEastAsia"/>
          <w:lang w:eastAsia="zh-CN"/>
        </w:rPr>
        <w:t xml:space="preserve">) and Model 3 (with </w:t>
      </w:r>
      <w:proofErr w:type="spellStart"/>
      <w:r w:rsidRPr="006159EE">
        <w:rPr>
          <w:rFonts w:eastAsiaTheme="minorEastAsia"/>
          <w:lang w:eastAsia="zh-CN"/>
        </w:rPr>
        <w:t>lstat</w:t>
      </w:r>
      <w:proofErr w:type="spellEnd"/>
      <w:r w:rsidRPr="006159EE">
        <w:rPr>
          <w:rFonts w:eastAsiaTheme="minorEastAsia"/>
          <w:lang w:eastAsia="zh-CN"/>
        </w:rPr>
        <w:t xml:space="preserve">) to determine if </w:t>
      </w:r>
      <w:proofErr w:type="spellStart"/>
      <w:r w:rsidRPr="006159EE">
        <w:rPr>
          <w:rFonts w:eastAsiaTheme="minorEastAsia"/>
          <w:lang w:eastAsia="zh-CN"/>
        </w:rPr>
        <w:t>lstat</w:t>
      </w:r>
      <w:proofErr w:type="spellEnd"/>
      <w:r w:rsidRPr="006159EE">
        <w:rPr>
          <w:rFonts w:eastAsiaTheme="minorEastAsia"/>
          <w:lang w:eastAsia="zh-CN"/>
        </w:rPr>
        <w:t xml:space="preserve"> significantly improves model performance.</w:t>
      </w:r>
      <w:r w:rsidR="00245BD9">
        <w:rPr>
          <w:rFonts w:eastAsiaTheme="minorEastAsia" w:hint="eastAsia"/>
          <w:lang w:eastAsia="zh-CN"/>
        </w:rPr>
        <w:t xml:space="preserve"> (1 pt)</w:t>
      </w:r>
    </w:p>
    <w:p w14:paraId="4861F14F" w14:textId="77777777" w:rsidR="00021B3B" w:rsidRPr="00021B3B" w:rsidRDefault="00021B3B" w:rsidP="00021B3B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spellStart"/>
      <w:r w:rsidRPr="00021B3B">
        <w:rPr>
          <w:rFonts w:eastAsiaTheme="minorEastAsia"/>
          <w:color w:val="FF0000"/>
          <w:lang w:eastAsia="zh-CN"/>
        </w:rPr>
        <w:t>var_third_model</w:t>
      </w:r>
      <w:proofErr w:type="spellEnd"/>
      <w:r w:rsidRPr="00021B3B">
        <w:rPr>
          <w:rFonts w:eastAsiaTheme="minorEastAsia"/>
          <w:color w:val="FF0000"/>
          <w:lang w:eastAsia="zh-CN"/>
        </w:rPr>
        <w:t xml:space="preserve"> = </w:t>
      </w:r>
      <w:proofErr w:type="gramStart"/>
      <w:r w:rsidRPr="00021B3B">
        <w:rPr>
          <w:rFonts w:eastAsiaTheme="minorEastAsia"/>
          <w:color w:val="FF0000"/>
          <w:lang w:eastAsia="zh-CN"/>
        </w:rPr>
        <w:t>Boston[</w:t>
      </w:r>
      <w:proofErr w:type="gramEnd"/>
      <w:r w:rsidRPr="00021B3B">
        <w:rPr>
          <w:rFonts w:eastAsiaTheme="minorEastAsia"/>
          <w:color w:val="FF0000"/>
          <w:lang w:eastAsia="zh-CN"/>
        </w:rPr>
        <w:t xml:space="preserve"> , !names(Boston) %in% "</w:t>
      </w:r>
      <w:proofErr w:type="spellStart"/>
      <w:r w:rsidRPr="00021B3B">
        <w:rPr>
          <w:rFonts w:eastAsiaTheme="minorEastAsia"/>
          <w:color w:val="FF0000"/>
          <w:lang w:eastAsia="zh-CN"/>
        </w:rPr>
        <w:t>total_area</w:t>
      </w:r>
      <w:proofErr w:type="spellEnd"/>
      <w:r w:rsidRPr="00021B3B">
        <w:rPr>
          <w:rFonts w:eastAsiaTheme="minorEastAsia"/>
          <w:color w:val="FF0000"/>
          <w:lang w:eastAsia="zh-CN"/>
        </w:rPr>
        <w:t>"]</w:t>
      </w:r>
    </w:p>
    <w:p w14:paraId="707351D7" w14:textId="77777777" w:rsidR="00021B3B" w:rsidRPr="00021B3B" w:rsidRDefault="00021B3B" w:rsidP="00021B3B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spellStart"/>
      <w:r w:rsidRPr="00021B3B">
        <w:rPr>
          <w:rFonts w:eastAsiaTheme="minorEastAsia"/>
          <w:color w:val="FF0000"/>
          <w:lang w:eastAsia="zh-CN"/>
        </w:rPr>
        <w:t>third_model</w:t>
      </w:r>
      <w:proofErr w:type="spellEnd"/>
      <w:r w:rsidRPr="00021B3B">
        <w:rPr>
          <w:rFonts w:eastAsiaTheme="minorEastAsia"/>
          <w:color w:val="FF0000"/>
          <w:lang w:eastAsia="zh-CN"/>
        </w:rPr>
        <w:t xml:space="preserve"> = </w:t>
      </w:r>
      <w:proofErr w:type="spellStart"/>
      <w:proofErr w:type="gramStart"/>
      <w:r w:rsidRPr="00021B3B">
        <w:rPr>
          <w:rFonts w:eastAsiaTheme="minorEastAsia"/>
          <w:color w:val="FF0000"/>
          <w:lang w:eastAsia="zh-CN"/>
        </w:rPr>
        <w:t>lm</w:t>
      </w:r>
      <w:proofErr w:type="spellEnd"/>
      <w:r w:rsidRPr="00021B3B">
        <w:rPr>
          <w:rFonts w:eastAsiaTheme="minorEastAsia"/>
          <w:color w:val="FF0000"/>
          <w:lang w:eastAsia="zh-CN"/>
        </w:rPr>
        <w:t>(</w:t>
      </w:r>
      <w:proofErr w:type="spellStart"/>
      <w:proofErr w:type="gramEnd"/>
      <w:r w:rsidRPr="00021B3B">
        <w:rPr>
          <w:rFonts w:eastAsiaTheme="minorEastAsia"/>
          <w:color w:val="FF0000"/>
          <w:lang w:eastAsia="zh-CN"/>
        </w:rPr>
        <w:t>medv</w:t>
      </w:r>
      <w:proofErr w:type="spellEnd"/>
      <w:r w:rsidRPr="00021B3B">
        <w:rPr>
          <w:rFonts w:eastAsiaTheme="minorEastAsia"/>
          <w:color w:val="FF0000"/>
          <w:lang w:eastAsia="zh-CN"/>
        </w:rPr>
        <w:t xml:space="preserve">~., data = </w:t>
      </w:r>
      <w:proofErr w:type="spellStart"/>
      <w:r w:rsidRPr="00021B3B">
        <w:rPr>
          <w:rFonts w:eastAsiaTheme="minorEastAsia"/>
          <w:color w:val="FF0000"/>
          <w:lang w:eastAsia="zh-CN"/>
        </w:rPr>
        <w:t>var_third_model</w:t>
      </w:r>
      <w:proofErr w:type="spellEnd"/>
      <w:r w:rsidRPr="00021B3B">
        <w:rPr>
          <w:rFonts w:eastAsiaTheme="minorEastAsia"/>
          <w:color w:val="FF0000"/>
          <w:lang w:eastAsia="zh-CN"/>
        </w:rPr>
        <w:t>)</w:t>
      </w:r>
    </w:p>
    <w:p w14:paraId="1317A5C3" w14:textId="77777777" w:rsidR="00021B3B" w:rsidRDefault="00021B3B" w:rsidP="00021B3B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spellStart"/>
      <w:proofErr w:type="gramStart"/>
      <w:r w:rsidRPr="00021B3B">
        <w:rPr>
          <w:rFonts w:eastAsiaTheme="minorEastAsia"/>
          <w:color w:val="FF0000"/>
          <w:lang w:eastAsia="zh-CN"/>
        </w:rPr>
        <w:t>anova</w:t>
      </w:r>
      <w:proofErr w:type="spellEnd"/>
      <w:r w:rsidRPr="00021B3B">
        <w:rPr>
          <w:rFonts w:eastAsiaTheme="minorEastAsia"/>
          <w:color w:val="FF0000"/>
          <w:lang w:eastAsia="zh-CN"/>
        </w:rPr>
        <w:t>(</w:t>
      </w:r>
      <w:proofErr w:type="spellStart"/>
      <w:proofErr w:type="gramEnd"/>
      <w:r w:rsidRPr="00021B3B">
        <w:rPr>
          <w:rFonts w:eastAsiaTheme="minorEastAsia"/>
          <w:color w:val="FF0000"/>
          <w:lang w:eastAsia="zh-CN"/>
        </w:rPr>
        <w:t>second_model</w:t>
      </w:r>
      <w:proofErr w:type="spellEnd"/>
      <w:r w:rsidRPr="00021B3B">
        <w:rPr>
          <w:rFonts w:eastAsiaTheme="minorEastAsia"/>
          <w:color w:val="FF0000"/>
          <w:lang w:eastAsia="zh-CN"/>
        </w:rPr>
        <w:t xml:space="preserve">, </w:t>
      </w:r>
      <w:proofErr w:type="spellStart"/>
      <w:r w:rsidRPr="00021B3B">
        <w:rPr>
          <w:rFonts w:eastAsiaTheme="minorEastAsia"/>
          <w:color w:val="FF0000"/>
          <w:lang w:eastAsia="zh-CN"/>
        </w:rPr>
        <w:t>third_model</w:t>
      </w:r>
      <w:proofErr w:type="spellEnd"/>
      <w:r w:rsidRPr="00021B3B">
        <w:rPr>
          <w:rFonts w:eastAsiaTheme="minorEastAsia"/>
          <w:color w:val="FF0000"/>
          <w:lang w:eastAsia="zh-CN"/>
        </w:rPr>
        <w:t>)</w:t>
      </w:r>
    </w:p>
    <w:p w14:paraId="7ADC104A" w14:textId="77777777" w:rsidR="00D5092B" w:rsidRDefault="00D5092B" w:rsidP="00021B3B">
      <w:pPr>
        <w:pStyle w:val="ListParagraph"/>
        <w:ind w:left="440"/>
        <w:rPr>
          <w:rFonts w:eastAsiaTheme="minorEastAsia"/>
          <w:color w:val="FF0000"/>
          <w:lang w:eastAsia="zh-CN"/>
        </w:rPr>
      </w:pPr>
    </w:p>
    <w:p w14:paraId="3C21D002" w14:textId="5BBCBB7F" w:rsidR="00D5092B" w:rsidRPr="00D5092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  <w:proofErr w:type="spellStart"/>
      <w:r>
        <w:rPr>
          <w:rFonts w:eastAsiaTheme="minorEastAsia"/>
          <w:color w:val="FF0000"/>
          <w:lang w:eastAsia="zh-CN"/>
        </w:rPr>
        <w:t>l</w:t>
      </w:r>
      <w:r w:rsidRPr="00D5092B">
        <w:rPr>
          <w:rFonts w:eastAsiaTheme="minorEastAsia"/>
          <w:color w:val="FF0000"/>
          <w:lang w:eastAsia="zh-CN"/>
        </w:rPr>
        <w:t>stat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 significantly improves the </w:t>
      </w:r>
      <w:proofErr w:type="spellStart"/>
      <w:r w:rsidRPr="00D5092B">
        <w:rPr>
          <w:rFonts w:eastAsiaTheme="minorEastAsia"/>
          <w:color w:val="FF0000"/>
          <w:lang w:eastAsia="zh-CN"/>
        </w:rPr>
        <w:t>model</w:t>
      </w:r>
      <w:r>
        <w:rPr>
          <w:rFonts w:eastAsiaTheme="minorEastAsia"/>
          <w:color w:val="FF0000"/>
          <w:lang w:eastAsia="zh-CN"/>
        </w:rPr>
        <w:t>_third_model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 because it </w:t>
      </w:r>
      <w:proofErr w:type="spellStart"/>
      <w:r w:rsidRPr="00D5092B">
        <w:rPr>
          <w:rFonts w:eastAsiaTheme="minorEastAsia"/>
          <w:color w:val="FF0000"/>
          <w:lang w:eastAsia="zh-CN"/>
        </w:rPr>
        <w:t>reduces</w:t>
      </w:r>
      <w:ins w:id="23" w:author="Yanan Wu" w:date="2025-03-19T09:44:00Z" w16du:dateUtc="2025-03-19T13:44:00Z">
        <w:r w:rsidR="00457312">
          <w:rPr>
            <w:rFonts w:eastAsiaTheme="minorEastAsia" w:hint="eastAsia"/>
            <w:color w:val="FF0000"/>
            <w:lang w:eastAsia="zh-CN"/>
          </w:rPr>
          <w:t>residual</w:t>
        </w:r>
        <w:proofErr w:type="spellEnd"/>
        <w:r w:rsidR="00457312">
          <w:rPr>
            <w:rFonts w:eastAsiaTheme="minorEastAsia" w:hint="eastAsia"/>
            <w:color w:val="FF0000"/>
            <w:lang w:eastAsia="zh-CN"/>
          </w:rPr>
          <w:t xml:space="preserve"> sum of square </w:t>
        </w:r>
      </w:ins>
      <w:del w:id="24" w:author="Yanan Wu" w:date="2025-03-19T09:44:00Z" w16du:dateUtc="2025-03-19T13:44:00Z">
        <w:r w:rsidRPr="00D5092B" w:rsidDel="00457312">
          <w:rPr>
            <w:rFonts w:eastAsiaTheme="minorEastAsia"/>
            <w:color w:val="FF0000"/>
            <w:lang w:eastAsia="zh-CN"/>
          </w:rPr>
          <w:delText xml:space="preserve"> residual variance</w:delText>
        </w:r>
      </w:del>
      <w:r w:rsidRPr="00D5092B">
        <w:rPr>
          <w:rFonts w:eastAsiaTheme="minorEastAsia"/>
          <w:color w:val="FF0000"/>
          <w:lang w:eastAsia="zh-CN"/>
        </w:rPr>
        <w:t xml:space="preserve"> (RSS) from 13</w:t>
      </w:r>
      <w:r>
        <w:rPr>
          <w:rFonts w:eastAsiaTheme="minorEastAsia"/>
          <w:color w:val="FF0000"/>
          <w:lang w:eastAsia="zh-CN"/>
        </w:rPr>
        <w:t>490</w:t>
      </w:r>
    </w:p>
    <w:p w14:paraId="7835A45B" w14:textId="6A8B6AC6" w:rsidR="00D5092B" w:rsidRPr="00D5092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>to 11</w:t>
      </w:r>
      <w:r>
        <w:rPr>
          <w:rFonts w:eastAsiaTheme="minorEastAsia"/>
          <w:color w:val="FF0000"/>
          <w:lang w:eastAsia="zh-CN"/>
        </w:rPr>
        <w:t>079</w:t>
      </w:r>
      <w:r w:rsidRPr="00D5092B">
        <w:rPr>
          <w:rFonts w:eastAsiaTheme="minorEastAsia"/>
          <w:color w:val="FF0000"/>
          <w:lang w:eastAsia="zh-CN"/>
        </w:rPr>
        <w:t>, has a high F-statistic (10</w:t>
      </w:r>
      <w:r>
        <w:rPr>
          <w:rFonts w:eastAsiaTheme="minorEastAsia"/>
          <w:color w:val="FF0000"/>
          <w:lang w:eastAsia="zh-CN"/>
        </w:rPr>
        <w:t>7</w:t>
      </w:r>
      <w:r w:rsidRPr="00D5092B">
        <w:rPr>
          <w:rFonts w:eastAsiaTheme="minorEastAsia"/>
          <w:color w:val="FF0000"/>
          <w:lang w:eastAsia="zh-CN"/>
        </w:rPr>
        <w:t>.</w:t>
      </w:r>
      <w:r>
        <w:rPr>
          <w:rFonts w:eastAsiaTheme="minorEastAsia"/>
          <w:color w:val="FF0000"/>
          <w:lang w:eastAsia="zh-CN"/>
        </w:rPr>
        <w:t>06</w:t>
      </w:r>
      <w:r w:rsidRPr="00D5092B">
        <w:rPr>
          <w:rFonts w:eastAsiaTheme="minorEastAsia"/>
          <w:color w:val="FF0000"/>
          <w:lang w:eastAsia="zh-CN"/>
        </w:rPr>
        <w:t>), and has an extremely low p-value (2.2e-16). This</w:t>
      </w:r>
    </w:p>
    <w:p w14:paraId="3CEF29C6" w14:textId="22224898" w:rsidR="00D5092B" w:rsidRPr="00D5092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 xml:space="preserve">confirms that </w:t>
      </w:r>
      <w:proofErr w:type="spellStart"/>
      <w:r w:rsidRPr="00D5092B">
        <w:rPr>
          <w:rFonts w:eastAsiaTheme="minorEastAsia"/>
          <w:color w:val="FF0000"/>
          <w:lang w:eastAsia="zh-CN"/>
        </w:rPr>
        <w:t>model</w:t>
      </w:r>
      <w:r>
        <w:rPr>
          <w:rFonts w:eastAsiaTheme="minorEastAsia"/>
          <w:color w:val="FF0000"/>
          <w:lang w:eastAsia="zh-CN"/>
        </w:rPr>
        <w:t>_third_model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 (with </w:t>
      </w:r>
      <w:proofErr w:type="spellStart"/>
      <w:r w:rsidRPr="00D5092B">
        <w:rPr>
          <w:rFonts w:eastAsiaTheme="minorEastAsia"/>
          <w:color w:val="FF0000"/>
          <w:lang w:eastAsia="zh-CN"/>
        </w:rPr>
        <w:t>lstat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) is statistically better than Model 2 (without </w:t>
      </w:r>
      <w:proofErr w:type="spellStart"/>
      <w:r w:rsidRPr="00D5092B">
        <w:rPr>
          <w:rFonts w:eastAsiaTheme="minorEastAsia"/>
          <w:color w:val="FF0000"/>
          <w:lang w:eastAsia="zh-CN"/>
        </w:rPr>
        <w:t>lstat</w:t>
      </w:r>
      <w:proofErr w:type="spellEnd"/>
      <w:r w:rsidRPr="00D5092B">
        <w:rPr>
          <w:rFonts w:eastAsiaTheme="minorEastAsia"/>
          <w:color w:val="FF0000"/>
          <w:lang w:eastAsia="zh-CN"/>
        </w:rPr>
        <w:t xml:space="preserve">) and </w:t>
      </w:r>
      <w:proofErr w:type="spellStart"/>
      <w:r w:rsidRPr="00D5092B">
        <w:rPr>
          <w:rFonts w:eastAsiaTheme="minorEastAsia"/>
          <w:color w:val="FF0000"/>
          <w:lang w:eastAsia="zh-CN"/>
        </w:rPr>
        <w:t>lstat</w:t>
      </w:r>
      <w:proofErr w:type="spellEnd"/>
    </w:p>
    <w:p w14:paraId="61AE2CF3" w14:textId="3E226E5E" w:rsidR="00D5092B" w:rsidRPr="00021B3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  <w:r w:rsidRPr="00D5092B">
        <w:rPr>
          <w:rFonts w:eastAsiaTheme="minorEastAsia"/>
          <w:color w:val="FF0000"/>
          <w:lang w:eastAsia="zh-CN"/>
        </w:rPr>
        <w:t xml:space="preserve">has a strong effect on </w:t>
      </w:r>
      <w:proofErr w:type="spellStart"/>
      <w:r w:rsidRPr="00D5092B">
        <w:rPr>
          <w:rFonts w:eastAsiaTheme="minorEastAsia"/>
          <w:color w:val="FF0000"/>
          <w:lang w:eastAsia="zh-CN"/>
        </w:rPr>
        <w:t>medv</w:t>
      </w:r>
      <w:proofErr w:type="spellEnd"/>
      <w:r w:rsidRPr="00D5092B">
        <w:rPr>
          <w:rFonts w:eastAsiaTheme="minorEastAsia"/>
          <w:color w:val="FF0000"/>
          <w:lang w:eastAsia="zh-CN"/>
        </w:rPr>
        <w:t>.</w:t>
      </w:r>
    </w:p>
    <w:p w14:paraId="7D693EBC" w14:textId="77777777" w:rsidR="00B47573" w:rsidRPr="006159EE" w:rsidRDefault="00B47573" w:rsidP="00B47573">
      <w:pPr>
        <w:rPr>
          <w:rFonts w:eastAsiaTheme="minorEastAsia"/>
          <w:lang w:eastAsia="zh-CN"/>
        </w:rPr>
      </w:pPr>
    </w:p>
    <w:p w14:paraId="4ED45F5D" w14:textId="6684848C" w:rsidR="00FB6BC9" w:rsidRDefault="00FB6BC9" w:rsidP="00B47573">
      <w:pPr>
        <w:pStyle w:val="ListParagraph"/>
        <w:rPr>
          <w:rFonts w:eastAsiaTheme="minorEastAsia"/>
          <w:lang w:eastAsia="zh-CN"/>
        </w:rPr>
      </w:pPr>
      <w:r w:rsidRPr="00FB6BC9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24205F61" wp14:editId="10E20777">
            <wp:extent cx="4841240" cy="1703045"/>
            <wp:effectExtent l="0" t="0" r="0" b="0"/>
            <wp:docPr id="641831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14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563" cy="17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C50" w14:textId="717CE5DE" w:rsidR="00B47573" w:rsidRPr="00FB6BC9" w:rsidRDefault="00B47573" w:rsidP="00FB6BC9">
      <w:pPr>
        <w:spacing w:after="160" w:line="278" w:lineRule="auto"/>
        <w:rPr>
          <w:rFonts w:eastAsiaTheme="minorEastAsia"/>
          <w:lang w:eastAsia="zh-CN"/>
        </w:rPr>
      </w:pPr>
    </w:p>
    <w:p w14:paraId="2E1AD685" w14:textId="23FBB9A4" w:rsidR="00715359" w:rsidRDefault="00245BD9" w:rsidP="007D7329">
      <w:pPr>
        <w:numPr>
          <w:ilvl w:val="0"/>
          <w:numId w:val="1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Based on Model 3, u</w:t>
      </w:r>
      <w:r w:rsidR="006159EE" w:rsidRPr="00245BD9">
        <w:rPr>
          <w:rFonts w:eastAsiaTheme="minorEastAsia"/>
          <w:lang w:eastAsia="zh-CN"/>
        </w:rPr>
        <w:t>s</w:t>
      </w:r>
      <w:r w:rsidR="00B47573" w:rsidRPr="00245BD9">
        <w:rPr>
          <w:rFonts w:eastAsiaTheme="minorEastAsia" w:hint="eastAsia"/>
          <w:lang w:eastAsia="zh-CN"/>
        </w:rPr>
        <w:t>ing</w:t>
      </w:r>
      <w:r w:rsidR="006159EE" w:rsidRPr="00245BD9">
        <w:rPr>
          <w:rFonts w:eastAsiaTheme="minorEastAsia"/>
          <w:lang w:eastAsia="zh-CN"/>
        </w:rPr>
        <w:t xml:space="preserve"> </w:t>
      </w:r>
      <w:proofErr w:type="gramStart"/>
      <w:r w:rsidR="00B47573" w:rsidRPr="00245BD9">
        <w:rPr>
          <w:rFonts w:eastAsiaTheme="minorEastAsia"/>
          <w:b/>
          <w:bCs/>
          <w:lang w:eastAsia="zh-CN"/>
        </w:rPr>
        <w:t>car::</w:t>
      </w:r>
      <w:proofErr w:type="spellStart"/>
      <w:proofErr w:type="gramEnd"/>
      <w:r w:rsidR="00B47573" w:rsidRPr="00245BD9">
        <w:rPr>
          <w:rFonts w:eastAsiaTheme="minorEastAsia"/>
          <w:b/>
          <w:bCs/>
          <w:lang w:eastAsia="zh-CN"/>
        </w:rPr>
        <w:t>influenceIndexPlot</w:t>
      </w:r>
      <w:proofErr w:type="spellEnd"/>
      <w:r w:rsidR="00B47573" w:rsidRPr="00245BD9">
        <w:rPr>
          <w:rFonts w:eastAsiaTheme="minorEastAsia" w:hint="eastAsia"/>
          <w:b/>
          <w:bCs/>
          <w:lang w:eastAsia="zh-CN"/>
        </w:rPr>
        <w:t>()</w:t>
      </w:r>
      <w:r w:rsidR="006159EE" w:rsidRPr="00245BD9">
        <w:rPr>
          <w:rFonts w:eastAsiaTheme="minorEastAsia"/>
          <w:lang w:eastAsia="zh-CN"/>
        </w:rPr>
        <w:t xml:space="preserve"> to </w:t>
      </w:r>
      <w:r w:rsidRPr="00245BD9">
        <w:rPr>
          <w:rFonts w:eastAsiaTheme="minorEastAsia" w:hint="eastAsia"/>
          <w:lang w:eastAsia="zh-CN"/>
        </w:rPr>
        <w:t>i</w:t>
      </w:r>
      <w:r w:rsidRPr="00245BD9">
        <w:rPr>
          <w:rFonts w:eastAsiaTheme="minorEastAsia"/>
          <w:lang w:eastAsia="zh-CN"/>
        </w:rPr>
        <w:t>nvestigate the presence of outliers or influential cases in the dataset.</w:t>
      </w:r>
      <w:r>
        <w:rPr>
          <w:rFonts w:eastAsiaTheme="minorEastAsia" w:hint="eastAsia"/>
          <w:lang w:eastAsia="zh-CN"/>
        </w:rPr>
        <w:t xml:space="preserve"> </w:t>
      </w:r>
      <w:r w:rsidR="00B47573" w:rsidRPr="00245BD9">
        <w:rPr>
          <w:rFonts w:eastAsiaTheme="minorEastAsia" w:hint="eastAsia"/>
          <w:lang w:eastAsia="zh-CN"/>
        </w:rPr>
        <w:t xml:space="preserve">Explain the results and analyze the </w:t>
      </w:r>
      <w:r w:rsidR="00B47573" w:rsidRPr="00245BD9">
        <w:rPr>
          <w:rFonts w:eastAsiaTheme="minorEastAsia"/>
          <w:lang w:eastAsia="zh-CN"/>
        </w:rPr>
        <w:t>possibility</w:t>
      </w:r>
      <w:r w:rsidR="00B47573" w:rsidRPr="00245BD9">
        <w:rPr>
          <w:rFonts w:eastAsiaTheme="minorEastAsia" w:hint="eastAsia"/>
          <w:lang w:eastAsia="zh-CN"/>
        </w:rPr>
        <w:t xml:space="preserve"> that </w:t>
      </w:r>
      <w:r w:rsidR="00B47573" w:rsidRPr="00245BD9">
        <w:rPr>
          <w:rFonts w:eastAsiaTheme="minorEastAsia"/>
          <w:lang w:eastAsia="zh-CN"/>
        </w:rPr>
        <w:t>these</w:t>
      </w:r>
      <w:r w:rsidR="00B47573" w:rsidRPr="00245BD9">
        <w:rPr>
          <w:rFonts w:eastAsiaTheme="minorEastAsia" w:hint="eastAsia"/>
          <w:lang w:eastAsia="zh-CN"/>
        </w:rPr>
        <w:t xml:space="preserve"> observations</w:t>
      </w:r>
      <w:r w:rsidR="006159EE" w:rsidRPr="00245BD9">
        <w:rPr>
          <w:rFonts w:eastAsiaTheme="minorEastAsia"/>
          <w:lang w:eastAsia="zh-CN"/>
        </w:rPr>
        <w:t xml:space="preserve"> might be influential</w:t>
      </w:r>
      <w:r w:rsidR="00B47573" w:rsidRPr="00245BD9">
        <w:rPr>
          <w:rFonts w:eastAsiaTheme="minorEastAsia" w:hint="eastAsia"/>
          <w:lang w:eastAsia="zh-CN"/>
        </w:rPr>
        <w:t>.</w:t>
      </w:r>
      <w:r>
        <w:rPr>
          <w:rFonts w:eastAsiaTheme="minorEastAsia" w:hint="eastAsia"/>
          <w:lang w:eastAsia="zh-CN"/>
        </w:rPr>
        <w:t xml:space="preserve"> (1 pt)</w:t>
      </w:r>
    </w:p>
    <w:p w14:paraId="51D2D0B1" w14:textId="77777777" w:rsidR="007E2B3B" w:rsidRPr="007E2B3B" w:rsidRDefault="007E2B3B" w:rsidP="007E2B3B">
      <w:pPr>
        <w:ind w:left="440"/>
        <w:rPr>
          <w:rFonts w:eastAsiaTheme="minorEastAsia"/>
          <w:color w:val="FF0000"/>
          <w:lang w:eastAsia="zh-CN"/>
        </w:rPr>
      </w:pPr>
      <w:proofErr w:type="gramStart"/>
      <w:r w:rsidRPr="007E2B3B">
        <w:rPr>
          <w:rFonts w:eastAsiaTheme="minorEastAsia"/>
          <w:color w:val="FF0000"/>
          <w:lang w:eastAsia="zh-CN"/>
        </w:rPr>
        <w:t>car::</w:t>
      </w:r>
      <w:proofErr w:type="spellStart"/>
      <w:proofErr w:type="gramEnd"/>
      <w:r w:rsidRPr="007E2B3B">
        <w:rPr>
          <w:rFonts w:eastAsiaTheme="minorEastAsia"/>
          <w:color w:val="FF0000"/>
          <w:lang w:eastAsia="zh-CN"/>
        </w:rPr>
        <w:t>influenceIndexPlot</w:t>
      </w:r>
      <w:proofErr w:type="spellEnd"/>
      <w:r w:rsidRPr="007E2B3B">
        <w:rPr>
          <w:rFonts w:eastAsiaTheme="minorEastAsia"/>
          <w:color w:val="FF0000"/>
          <w:lang w:eastAsia="zh-CN"/>
        </w:rPr>
        <w:t>(</w:t>
      </w:r>
      <w:proofErr w:type="spellStart"/>
      <w:r w:rsidRPr="007E2B3B">
        <w:rPr>
          <w:rFonts w:eastAsiaTheme="minorEastAsia"/>
          <w:color w:val="FF0000"/>
          <w:lang w:eastAsia="zh-CN"/>
        </w:rPr>
        <w:t>third_model</w:t>
      </w:r>
      <w:proofErr w:type="spellEnd"/>
      <w:r w:rsidRPr="007E2B3B">
        <w:rPr>
          <w:rFonts w:eastAsiaTheme="minorEastAsia"/>
          <w:color w:val="FF0000"/>
          <w:lang w:eastAsia="zh-CN"/>
        </w:rPr>
        <w:t>)</w:t>
      </w:r>
    </w:p>
    <w:p w14:paraId="1F9CE6B3" w14:textId="77777777" w:rsidR="007E2B3B" w:rsidRPr="007E2B3B" w:rsidRDefault="007E2B3B" w:rsidP="007E2B3B">
      <w:pPr>
        <w:ind w:left="440"/>
        <w:rPr>
          <w:rFonts w:eastAsiaTheme="minorEastAsia"/>
          <w:color w:val="FF0000"/>
          <w:lang w:eastAsia="zh-CN"/>
        </w:rPr>
      </w:pPr>
    </w:p>
    <w:p w14:paraId="307BD38D" w14:textId="42F10D3E" w:rsidR="007E2B3B" w:rsidRPr="007E2B3B" w:rsidRDefault="007E2B3B" w:rsidP="007E2B3B">
      <w:pPr>
        <w:ind w:left="440"/>
        <w:rPr>
          <w:rFonts w:eastAsiaTheme="minorEastAsia"/>
          <w:color w:val="FF0000"/>
          <w:lang w:eastAsia="zh-CN"/>
        </w:rPr>
      </w:pPr>
      <w:proofErr w:type="spellStart"/>
      <w:r w:rsidRPr="007E2B3B">
        <w:rPr>
          <w:rFonts w:eastAsiaTheme="minorEastAsia"/>
          <w:color w:val="FF0000"/>
          <w:lang w:eastAsia="zh-CN"/>
        </w:rPr>
        <w:t>var_third_model</w:t>
      </w:r>
      <w:proofErr w:type="spellEnd"/>
      <w:r w:rsidRPr="007E2B3B">
        <w:rPr>
          <w:rFonts w:eastAsiaTheme="minorEastAsia"/>
          <w:color w:val="FF0000"/>
          <w:lang w:eastAsia="zh-CN"/>
        </w:rPr>
        <w:t>[</w:t>
      </w:r>
      <w:proofErr w:type="gramStart"/>
      <w:r w:rsidRPr="007E2B3B">
        <w:rPr>
          <w:rFonts w:eastAsiaTheme="minorEastAsia"/>
          <w:color w:val="FF0000"/>
          <w:lang w:eastAsia="zh-CN"/>
        </w:rPr>
        <w:t>c(</w:t>
      </w:r>
      <w:proofErr w:type="gramEnd"/>
      <w:r w:rsidRPr="007E2B3B">
        <w:rPr>
          <w:rFonts w:eastAsiaTheme="minorEastAsia"/>
          <w:color w:val="FF0000"/>
          <w:lang w:eastAsia="zh-CN"/>
        </w:rPr>
        <w:t>369,372,381,419), ]</w:t>
      </w:r>
      <w:r>
        <w:rPr>
          <w:rFonts w:eastAsiaTheme="minorEastAsia"/>
          <w:color w:val="FF0000"/>
          <w:lang w:eastAsia="zh-CN"/>
        </w:rPr>
        <w:t xml:space="preserve"> </w:t>
      </w:r>
    </w:p>
    <w:p w14:paraId="3A213525" w14:textId="02DCB4E5" w:rsidR="00474CB2" w:rsidRDefault="006159EE" w:rsidP="006159EE">
      <w:pPr>
        <w:pStyle w:val="ListParagraph"/>
        <w:ind w:left="440"/>
        <w:rPr>
          <w:ins w:id="25" w:author="Yanan Wu" w:date="2025-03-19T09:59:00Z" w16du:dateUtc="2025-03-19T13:59:00Z"/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 </w:t>
      </w:r>
      <w:del w:id="26" w:author="Yanan Wu" w:date="2025-03-19T09:59:00Z" w16du:dateUtc="2025-03-19T13:59:00Z">
        <w:r w:rsidR="007E2B3B" w:rsidRPr="007E2B3B" w:rsidDel="00DE2502">
          <w:rPr>
            <w:rFonts w:eastAsiaTheme="minorEastAsia"/>
            <w:noProof/>
            <w:lang w:eastAsia="zh-CN"/>
          </w:rPr>
          <w:drawing>
            <wp:inline distT="0" distB="0" distL="0" distR="0" wp14:anchorId="1DBFFDDE" wp14:editId="68145EED">
              <wp:extent cx="5887748" cy="3509645"/>
              <wp:effectExtent l="0" t="0" r="0" b="0"/>
              <wp:docPr id="1441898270" name="Picture 1" descr="A diagram of a dia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1898270" name="Picture 1" descr="A diagram of a diagram&#10;&#10;AI-generated content may be incorrect.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8605" cy="35578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524CAC4" w14:textId="5DCB750E" w:rsidR="00DE2502" w:rsidRDefault="00DE2502" w:rsidP="006159EE">
      <w:pPr>
        <w:pStyle w:val="ListParagraph"/>
        <w:ind w:left="440"/>
        <w:rPr>
          <w:rFonts w:eastAsiaTheme="minorEastAsia"/>
          <w:lang w:eastAsia="zh-CN"/>
        </w:rPr>
      </w:pPr>
      <w:ins w:id="27" w:author="Yanan Wu" w:date="2025-03-19T09:59:00Z" w16du:dateUtc="2025-03-19T13:59:00Z">
        <w:r>
          <w:rPr>
            <w:rFonts w:eastAsiaTheme="minorEastAsia"/>
            <w:noProof/>
            <w:lang w:eastAsia="zh-CN"/>
            <w14:ligatures w14:val="standardContextual"/>
          </w:rPr>
          <w:lastRenderedPageBreak/>
          <w:drawing>
            <wp:inline distT="0" distB="0" distL="0" distR="0" wp14:anchorId="61568A1A" wp14:editId="1D2C3B7F">
              <wp:extent cx="5731510" cy="3788410"/>
              <wp:effectExtent l="0" t="0" r="2540" b="2540"/>
              <wp:docPr id="83377093" name="Picture 2" descr="A graph of a dia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377093" name="Picture 2" descr="A graph of a diagram&#10;&#10;AI-generated content may be incorrect.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788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2FACB4" w14:textId="763E3C9E" w:rsidR="00DE2502" w:rsidRPr="00C75385" w:rsidRDefault="007E2B3B" w:rsidP="00C75385">
      <w:pPr>
        <w:pStyle w:val="ListParagraph"/>
        <w:ind w:left="440"/>
        <w:rPr>
          <w:ins w:id="28" w:author="Yanan Wu" w:date="2025-03-19T10:13:00Z" w16du:dateUtc="2025-03-19T14:13:00Z"/>
          <w:rFonts w:eastAsiaTheme="minorEastAsia" w:hint="eastAsia"/>
          <w:lang w:eastAsia="zh-CN"/>
        </w:rPr>
      </w:pPr>
      <w:r w:rsidRPr="007E2B3B">
        <w:rPr>
          <w:rFonts w:eastAsiaTheme="minorEastAsia"/>
          <w:noProof/>
          <w:lang w:eastAsia="zh-CN"/>
        </w:rPr>
        <w:drawing>
          <wp:inline distT="0" distB="0" distL="0" distR="0" wp14:anchorId="77686A68" wp14:editId="3BFE4CD4">
            <wp:extent cx="4960620" cy="835038"/>
            <wp:effectExtent l="0" t="0" r="5080" b="3175"/>
            <wp:docPr id="1788913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13334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32215"/>
                    <a:stretch/>
                  </pic:blipFill>
                  <pic:spPr bwMode="auto">
                    <a:xfrm>
                      <a:off x="0" y="0"/>
                      <a:ext cx="5578546" cy="93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6954" w14:textId="7ADB4FB8" w:rsidR="006E44B1" w:rsidRDefault="006E44B1" w:rsidP="006159EE">
      <w:pPr>
        <w:pStyle w:val="ListParagraph"/>
        <w:ind w:left="440"/>
        <w:rPr>
          <w:ins w:id="29" w:author="Yanan Wu" w:date="2025-03-19T10:13:00Z" w16du:dateUtc="2025-03-19T14:13:00Z"/>
          <w:rFonts w:eastAsiaTheme="minorEastAsia"/>
          <w:lang w:eastAsia="zh-CN"/>
        </w:rPr>
      </w:pPr>
      <w:ins w:id="30" w:author="Yanan Wu" w:date="2025-03-19T10:13:00Z" w16du:dateUtc="2025-03-19T14:13:00Z">
        <w:r>
          <w:rPr>
            <w:noProof/>
            <w14:ligatures w14:val="standardContextual"/>
          </w:rPr>
          <w:drawing>
            <wp:inline distT="0" distB="0" distL="0" distR="0" wp14:anchorId="4A8E39AF" wp14:editId="54A40A68">
              <wp:extent cx="5731510" cy="436880"/>
              <wp:effectExtent l="0" t="0" r="2540" b="1270"/>
              <wp:docPr id="87580644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580644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36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515EB3" w14:textId="5220C33E" w:rsidR="006E44B1" w:rsidRPr="00C75385" w:rsidDel="00C75385" w:rsidRDefault="00C75385" w:rsidP="00C75385">
      <w:pPr>
        <w:pStyle w:val="ListParagraph"/>
        <w:ind w:left="440"/>
        <w:jc w:val="center"/>
        <w:rPr>
          <w:del w:id="31" w:author="Yanan Wu" w:date="2025-03-19T10:47:00Z" w16du:dateUtc="2025-03-19T14:47:00Z"/>
          <w:rFonts w:eastAsiaTheme="minorEastAsia" w:hint="eastAsia"/>
          <w:lang w:eastAsia="zh-CN"/>
        </w:rPr>
        <w:pPrChange w:id="32" w:author="Yanan Wu" w:date="2025-03-19T10:47:00Z" w16du:dateUtc="2025-03-19T14:47:00Z">
          <w:pPr>
            <w:pStyle w:val="ListParagraph"/>
            <w:ind w:left="440"/>
          </w:pPr>
        </w:pPrChange>
      </w:pPr>
      <w:ins w:id="33" w:author="Yanan Wu" w:date="2025-03-19T10:39:00Z" w16du:dateUtc="2025-03-19T14:39:00Z">
        <w:r>
          <w:rPr>
            <w:noProof/>
            <w14:ligatures w14:val="standardContextual"/>
          </w:rPr>
          <w:lastRenderedPageBreak/>
          <w:drawing>
            <wp:inline distT="0" distB="0" distL="0" distR="0" wp14:anchorId="2CA96105" wp14:editId="70F1DE10">
              <wp:extent cx="3991970" cy="4070695"/>
              <wp:effectExtent l="0" t="0" r="8890" b="6350"/>
              <wp:docPr id="2026306385" name="Picture 1" descr="A graph of a line graph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26306385" name="Picture 1" descr="A graph of a line graph&#10;&#10;AI-generated content may be incorrect.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99500" cy="40783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F69054" w14:textId="2DF0199C" w:rsidR="00DE2502" w:rsidRPr="00C75385" w:rsidDel="00C75385" w:rsidRDefault="00DE2502" w:rsidP="00C75385">
      <w:pPr>
        <w:rPr>
          <w:del w:id="34" w:author="Yanan Wu" w:date="2025-03-19T10:47:00Z" w16du:dateUtc="2025-03-19T14:47:00Z"/>
          <w:rFonts w:eastAsiaTheme="minorEastAsia" w:hint="eastAsia"/>
          <w:lang w:eastAsia="zh-CN"/>
        </w:rPr>
        <w:pPrChange w:id="35" w:author="Yanan Wu" w:date="2025-03-19T10:47:00Z" w16du:dateUtc="2025-03-19T14:47:00Z">
          <w:pPr>
            <w:pStyle w:val="ListParagraph"/>
            <w:ind w:left="440"/>
          </w:pPr>
        </w:pPrChange>
      </w:pPr>
    </w:p>
    <w:p w14:paraId="3CC647EA" w14:textId="3AAB0A9A" w:rsidR="00D5092B" w:rsidRPr="00D5092B" w:rsidDel="00C75385" w:rsidRDefault="00D5092B" w:rsidP="00D5092B">
      <w:pPr>
        <w:pStyle w:val="ListParagraph"/>
        <w:ind w:left="440"/>
        <w:rPr>
          <w:del w:id="36" w:author="Yanan Wu" w:date="2025-03-19T10:47:00Z" w16du:dateUtc="2025-03-19T14:47:00Z"/>
          <w:rFonts w:eastAsiaTheme="minorEastAsia"/>
          <w:color w:val="FF0000"/>
          <w:lang w:eastAsia="zh-CN"/>
        </w:rPr>
      </w:pPr>
      <w:del w:id="37" w:author="Yanan Wu" w:date="2025-03-19T10:47:00Z" w16du:dateUtc="2025-03-19T14:47:00Z">
        <w:r w:rsidRPr="00D5092B" w:rsidDel="00C75385">
          <w:rPr>
            <w:rFonts w:eastAsiaTheme="minorEastAsia"/>
            <w:color w:val="FF0000"/>
            <w:lang w:eastAsia="zh-CN"/>
          </w:rPr>
          <w:delText>From the additional dataset image, we see that the problematic observations have extreme values for crim, black, lstat, and medv, such as:</w:delText>
        </w:r>
      </w:del>
    </w:p>
    <w:p w14:paraId="1DC1B613" w14:textId="77777777" w:rsidR="00D5092B" w:rsidRPr="00D5092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</w:p>
    <w:p w14:paraId="47B72B2D" w14:textId="01C52E02" w:rsidR="00C75385" w:rsidRPr="00C75385" w:rsidRDefault="006E44B1" w:rsidP="00C75385">
      <w:pPr>
        <w:pStyle w:val="ListParagraph"/>
        <w:ind w:left="440"/>
        <w:rPr>
          <w:ins w:id="38" w:author="Yanan Wu" w:date="2025-03-19T10:45:00Z"/>
          <w:rFonts w:eastAsiaTheme="minorEastAsia"/>
          <w:color w:val="FF0000"/>
          <w:lang w:eastAsia="zh-CN"/>
        </w:rPr>
      </w:pPr>
      <w:ins w:id="39" w:author="Yanan Wu" w:date="2025-03-19T10:16:00Z" w16du:dateUtc="2025-03-19T14:16:00Z">
        <w:r>
          <w:rPr>
            <w:rFonts w:eastAsiaTheme="minorEastAsia" w:hint="eastAsia"/>
            <w:color w:val="FF0000"/>
            <w:lang w:eastAsia="zh-CN"/>
          </w:rPr>
          <w:t>Based on studentized residual</w:t>
        </w:r>
      </w:ins>
      <w:ins w:id="40" w:author="Yanan Wu" w:date="2025-03-19T10:17:00Z" w16du:dateUtc="2025-03-19T14:17:00Z">
        <w:r>
          <w:rPr>
            <w:rFonts w:eastAsiaTheme="minorEastAsia" w:hint="eastAsia"/>
            <w:color w:val="FF0000"/>
            <w:lang w:eastAsia="zh-CN"/>
          </w:rPr>
          <w:t xml:space="preserve"> (&gt;3)</w:t>
        </w:r>
      </w:ins>
      <w:ins w:id="41" w:author="Yanan Wu" w:date="2025-03-19T10:16:00Z" w16du:dateUtc="2025-03-19T14:16:00Z">
        <w:r>
          <w:rPr>
            <w:rFonts w:eastAsiaTheme="minorEastAsia" w:hint="eastAsia"/>
            <w:color w:val="FF0000"/>
            <w:lang w:eastAsia="zh-CN"/>
          </w:rPr>
          <w:t xml:space="preserve"> and </w:t>
        </w:r>
        <w:proofErr w:type="spellStart"/>
        <w:r>
          <w:rPr>
            <w:rFonts w:eastAsiaTheme="minorEastAsia" w:hint="eastAsia"/>
            <w:color w:val="FF0000"/>
            <w:lang w:eastAsia="zh-CN"/>
          </w:rPr>
          <w:t>Bonferroin</w:t>
        </w:r>
        <w:proofErr w:type="spellEnd"/>
        <w:r>
          <w:rPr>
            <w:rFonts w:eastAsiaTheme="minorEastAsia" w:hint="eastAsia"/>
            <w:color w:val="FF0000"/>
            <w:lang w:eastAsia="zh-CN"/>
          </w:rPr>
          <w:t xml:space="preserve"> p-value</w:t>
        </w:r>
      </w:ins>
      <w:ins w:id="42" w:author="Yanan Wu" w:date="2025-03-19T10:17:00Z" w16du:dateUtc="2025-03-19T14:17:00Z">
        <w:r>
          <w:rPr>
            <w:rFonts w:eastAsiaTheme="minorEastAsia" w:hint="eastAsia"/>
            <w:color w:val="FF0000"/>
            <w:lang w:eastAsia="zh-CN"/>
          </w:rPr>
          <w:t xml:space="preserve"> (&lt;0.05)</w:t>
        </w:r>
      </w:ins>
      <w:ins w:id="43" w:author="Yanan Wu" w:date="2025-03-19T10:16:00Z" w16du:dateUtc="2025-03-19T14:16:00Z">
        <w:r>
          <w:rPr>
            <w:rFonts w:eastAsiaTheme="minorEastAsia" w:hint="eastAsia"/>
            <w:color w:val="FF0000"/>
            <w:lang w:eastAsia="zh-CN"/>
          </w:rPr>
          <w:t xml:space="preserve">, </w:t>
        </w:r>
      </w:ins>
      <w:r w:rsidR="00D5092B" w:rsidRPr="00D5092B">
        <w:rPr>
          <w:rFonts w:eastAsiaTheme="minorEastAsia"/>
          <w:color w:val="FF0000"/>
          <w:lang w:eastAsia="zh-CN"/>
        </w:rPr>
        <w:t xml:space="preserve">Observations 369 and 372 </w:t>
      </w:r>
      <w:ins w:id="44" w:author="Yanan Wu" w:date="2025-03-19T10:17:00Z" w16du:dateUtc="2025-03-19T14:17:00Z">
        <w:r>
          <w:rPr>
            <w:rFonts w:eastAsiaTheme="minorEastAsia" w:hint="eastAsia"/>
            <w:color w:val="FF0000"/>
            <w:lang w:eastAsia="zh-CN"/>
          </w:rPr>
          <w:t xml:space="preserve">are identified as outliers. </w:t>
        </w:r>
      </w:ins>
      <w:ins w:id="45" w:author="Yanan Wu" w:date="2025-03-19T10:45:00Z">
        <w:r w:rsidR="00C75385" w:rsidRPr="00C75385">
          <w:rPr>
            <w:rFonts w:eastAsiaTheme="minorEastAsia"/>
            <w:color w:val="FF0000"/>
            <w:lang w:eastAsia="zh-CN"/>
          </w:rPr>
          <w:t xml:space="preserve">When plotting the </w:t>
        </w:r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X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 variables for all observations where </w:t>
        </w:r>
        <w:proofErr w:type="spellStart"/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medv</w:t>
        </w:r>
        <w:proofErr w:type="spellEnd"/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 xml:space="preserve"> = 50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, we found that observations </w:t>
        </w:r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369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 and </w:t>
        </w:r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372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 exhibit </w:t>
        </w:r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higher house age, a higher proportion of non-retail business acres per town, and higher tax rates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 compared to other observations with the same </w:t>
        </w:r>
        <w:proofErr w:type="spellStart"/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medv</w:t>
        </w:r>
        <w:proofErr w:type="spellEnd"/>
        <w:r w:rsidR="00C75385" w:rsidRPr="00C75385">
          <w:rPr>
            <w:rFonts w:eastAsiaTheme="minorEastAsia"/>
            <w:color w:val="FF0000"/>
            <w:lang w:eastAsia="zh-CN"/>
          </w:rPr>
          <w:t xml:space="preserve"> value. Notably, all three of these variables have a </w:t>
        </w:r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negative relationship</w:t>
        </w:r>
        <w:r w:rsidR="00C75385" w:rsidRPr="00C75385">
          <w:rPr>
            <w:rFonts w:eastAsiaTheme="minorEastAsia"/>
            <w:color w:val="FF0000"/>
            <w:lang w:eastAsia="zh-CN"/>
          </w:rPr>
          <w:t xml:space="preserve"> with </w:t>
        </w:r>
        <w:proofErr w:type="spellStart"/>
        <w:r w:rsidR="00C75385" w:rsidRPr="00C75385">
          <w:rPr>
            <w:rFonts w:eastAsiaTheme="minorEastAsia"/>
            <w:b/>
            <w:bCs/>
            <w:color w:val="FF0000"/>
            <w:lang w:eastAsia="zh-CN"/>
          </w:rPr>
          <w:t>medv</w:t>
        </w:r>
        <w:proofErr w:type="spellEnd"/>
        <w:r w:rsidR="00C75385" w:rsidRPr="00C75385">
          <w:rPr>
            <w:rFonts w:eastAsiaTheme="minorEastAsia"/>
            <w:color w:val="FF0000"/>
            <w:lang w:eastAsia="zh-CN"/>
          </w:rPr>
          <w:t>, indicating that higher values generally correspond to lower housing prices.</w:t>
        </w:r>
      </w:ins>
    </w:p>
    <w:p w14:paraId="5900450C" w14:textId="77777777" w:rsidR="00C75385" w:rsidRPr="00C75385" w:rsidRDefault="00C75385" w:rsidP="00C75385">
      <w:pPr>
        <w:pStyle w:val="ListParagraph"/>
        <w:ind w:left="440"/>
        <w:rPr>
          <w:ins w:id="46" w:author="Yanan Wu" w:date="2025-03-19T10:45:00Z"/>
          <w:rFonts w:eastAsiaTheme="minorEastAsia"/>
          <w:color w:val="FF0000"/>
          <w:lang w:eastAsia="zh-CN"/>
        </w:rPr>
      </w:pPr>
      <w:ins w:id="47" w:author="Yanan Wu" w:date="2025-03-19T10:45:00Z">
        <w:r w:rsidRPr="00C75385">
          <w:rPr>
            <w:rFonts w:eastAsiaTheme="minorEastAsia"/>
            <w:color w:val="FF0000"/>
            <w:lang w:eastAsia="zh-CN"/>
          </w:rPr>
          <w:t xml:space="preserve">Therefore, among the observations where </w:t>
        </w:r>
        <w:proofErr w:type="spellStart"/>
        <w:r w:rsidRPr="00C75385">
          <w:rPr>
            <w:rFonts w:eastAsiaTheme="minorEastAsia"/>
            <w:b/>
            <w:bCs/>
            <w:color w:val="FF0000"/>
            <w:lang w:eastAsia="zh-CN"/>
          </w:rPr>
          <w:t>medv</w:t>
        </w:r>
        <w:proofErr w:type="spellEnd"/>
        <w:r w:rsidRPr="00C75385">
          <w:rPr>
            <w:rFonts w:eastAsiaTheme="minorEastAsia"/>
            <w:b/>
            <w:bCs/>
            <w:color w:val="FF0000"/>
            <w:lang w:eastAsia="zh-CN"/>
          </w:rPr>
          <w:t xml:space="preserve"> = 50</w:t>
        </w:r>
        <w:r w:rsidRPr="00C75385">
          <w:rPr>
            <w:rFonts w:eastAsiaTheme="minorEastAsia"/>
            <w:color w:val="FF0000"/>
            <w:lang w:eastAsia="zh-CN"/>
          </w:rPr>
          <w:t xml:space="preserve">, </w:t>
        </w:r>
        <w:r w:rsidRPr="00C75385">
          <w:rPr>
            <w:rFonts w:eastAsiaTheme="minorEastAsia"/>
            <w:b/>
            <w:bCs/>
            <w:color w:val="FF0000"/>
            <w:lang w:eastAsia="zh-CN"/>
          </w:rPr>
          <w:t>observations 369 and 372</w:t>
        </w:r>
        <w:r w:rsidRPr="00C75385">
          <w:rPr>
            <w:rFonts w:eastAsiaTheme="minorEastAsia"/>
            <w:color w:val="FF0000"/>
            <w:lang w:eastAsia="zh-CN"/>
          </w:rPr>
          <w:t xml:space="preserve"> have less favorable housing attributes, which is why they are identified as </w:t>
        </w:r>
        <w:r w:rsidRPr="00C75385">
          <w:rPr>
            <w:rFonts w:eastAsiaTheme="minorEastAsia"/>
            <w:b/>
            <w:bCs/>
            <w:color w:val="FF0000"/>
            <w:lang w:eastAsia="zh-CN"/>
          </w:rPr>
          <w:t>outliers</w:t>
        </w:r>
        <w:r w:rsidRPr="00C75385">
          <w:rPr>
            <w:rFonts w:eastAsiaTheme="minorEastAsia"/>
            <w:color w:val="FF0000"/>
            <w:lang w:eastAsia="zh-CN"/>
          </w:rPr>
          <w:t>.</w:t>
        </w:r>
      </w:ins>
    </w:p>
    <w:p w14:paraId="2B72B71E" w14:textId="7A65C62E" w:rsidR="00D5092B" w:rsidRPr="00D5092B" w:rsidDel="00C75385" w:rsidRDefault="00D5092B" w:rsidP="00D5092B">
      <w:pPr>
        <w:pStyle w:val="ListParagraph"/>
        <w:ind w:left="440"/>
        <w:rPr>
          <w:del w:id="48" w:author="Yanan Wu" w:date="2025-03-19T10:45:00Z" w16du:dateUtc="2025-03-19T14:45:00Z"/>
          <w:rFonts w:eastAsiaTheme="minorEastAsia"/>
          <w:color w:val="FF0000"/>
          <w:lang w:eastAsia="zh-CN"/>
        </w:rPr>
      </w:pPr>
      <w:del w:id="49" w:author="Yanan Wu" w:date="2025-03-19T10:45:00Z" w16du:dateUtc="2025-03-19T14:45:00Z">
        <w:r w:rsidRPr="00D5092B" w:rsidDel="00C75385">
          <w:rPr>
            <w:rFonts w:eastAsiaTheme="minorEastAsia"/>
            <w:color w:val="FF0000"/>
            <w:lang w:eastAsia="zh-CN"/>
          </w:rPr>
          <w:delText>have high crime rates but extremely high medv (median house value = 50.0).</w:delText>
        </w:r>
      </w:del>
    </w:p>
    <w:p w14:paraId="6AE7C6EC" w14:textId="40389E3B" w:rsidR="00D5092B" w:rsidRPr="00D5092B" w:rsidRDefault="00C75385" w:rsidP="00D5092B">
      <w:pPr>
        <w:pStyle w:val="ListParagraph"/>
        <w:ind w:left="440"/>
        <w:rPr>
          <w:rFonts w:eastAsiaTheme="minorEastAsia" w:hint="eastAsia"/>
          <w:color w:val="FF0000"/>
          <w:lang w:eastAsia="zh-CN"/>
        </w:rPr>
      </w:pPr>
      <w:ins w:id="50" w:author="Yanan Wu" w:date="2025-03-19T10:45:00Z" w16du:dateUtc="2025-03-19T14:45:00Z">
        <w:r>
          <w:rPr>
            <w:rFonts w:eastAsiaTheme="minorEastAsia" w:hint="eastAsia"/>
            <w:color w:val="FF0000"/>
            <w:lang w:eastAsia="zh-CN"/>
          </w:rPr>
          <w:t xml:space="preserve">Based on hat-value </w:t>
        </w:r>
      </w:ins>
      <w:r w:rsidR="00D5092B" w:rsidRPr="00D5092B">
        <w:rPr>
          <w:rFonts w:eastAsiaTheme="minorEastAsia"/>
          <w:color w:val="FF0000"/>
          <w:lang w:eastAsia="zh-CN"/>
        </w:rPr>
        <w:t xml:space="preserve">Observations 381 and 419 have </w:t>
      </w:r>
      <w:ins w:id="51" w:author="Yanan Wu" w:date="2025-03-19T10:46:00Z" w16du:dateUtc="2025-03-19T14:46:00Z">
        <w:r>
          <w:rPr>
            <w:rFonts w:eastAsiaTheme="minorEastAsia" w:hint="eastAsia"/>
            <w:color w:val="FF0000"/>
            <w:lang w:eastAsia="zh-CN"/>
          </w:rPr>
          <w:t xml:space="preserve">unusual x variables compared to others. </w:t>
        </w:r>
        <w:r>
          <w:rPr>
            <w:rFonts w:eastAsiaTheme="minorEastAsia"/>
            <w:color w:val="FF0000"/>
            <w:lang w:eastAsia="zh-CN"/>
          </w:rPr>
          <w:t>Because</w:t>
        </w:r>
        <w:r>
          <w:rPr>
            <w:rFonts w:eastAsiaTheme="minorEastAsia" w:hint="eastAsia"/>
            <w:color w:val="FF0000"/>
            <w:lang w:eastAsia="zh-CN"/>
          </w:rPr>
          <w:t xml:space="preserve"> they have </w:t>
        </w:r>
      </w:ins>
      <w:r w:rsidR="00D5092B" w:rsidRPr="00D5092B">
        <w:rPr>
          <w:rFonts w:eastAsiaTheme="minorEastAsia"/>
          <w:color w:val="FF0000"/>
          <w:lang w:eastAsia="zh-CN"/>
        </w:rPr>
        <w:t>extremely high crime rates (88.97, 73.53) and very low house prices (10.4, 8.8).</w:t>
      </w:r>
      <w:ins w:id="52" w:author="Yanan Wu" w:date="2025-03-19T10:15:00Z" w16du:dateUtc="2025-03-19T14:15:00Z">
        <w:r w:rsidR="006E44B1">
          <w:rPr>
            <w:rFonts w:eastAsiaTheme="minorEastAsia" w:hint="eastAsia"/>
            <w:color w:val="FF0000"/>
            <w:lang w:eastAsia="zh-CN"/>
          </w:rPr>
          <w:t xml:space="preserve"> </w:t>
        </w:r>
      </w:ins>
    </w:p>
    <w:p w14:paraId="12842F22" w14:textId="164D4DB1" w:rsidR="00D5092B" w:rsidRPr="00D5092B" w:rsidRDefault="00D5092B" w:rsidP="00D5092B">
      <w:pPr>
        <w:pStyle w:val="ListParagraph"/>
        <w:ind w:left="440"/>
        <w:rPr>
          <w:rFonts w:eastAsiaTheme="minorEastAsia"/>
          <w:color w:val="FF0000"/>
          <w:lang w:eastAsia="zh-CN"/>
        </w:rPr>
      </w:pPr>
      <w:del w:id="53" w:author="Yanan Wu" w:date="2025-03-19T10:46:00Z" w16du:dateUtc="2025-03-19T14:46:00Z">
        <w:r w:rsidRPr="00D5092B" w:rsidDel="00C75385">
          <w:rPr>
            <w:rFonts w:eastAsiaTheme="minorEastAsia"/>
            <w:color w:val="FF0000"/>
            <w:lang w:eastAsia="zh-CN"/>
          </w:rPr>
          <w:delText>These high leverage, high Cook’s distance, and extreme studentized residuals suggest they are both outliers and influential points.</w:delText>
        </w:r>
      </w:del>
    </w:p>
    <w:sectPr w:rsidR="00D5092B" w:rsidRPr="00D5092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7" w:author="Yanan Wu" w:date="2025-03-19T09:27:00Z" w:initials="YW">
    <w:p w14:paraId="3C8F1A82" w14:textId="77777777" w:rsidR="007D760D" w:rsidRDefault="007D760D" w:rsidP="007D760D">
      <w:pPr>
        <w:pStyle w:val="CommentText"/>
      </w:pPr>
      <w:r>
        <w:rPr>
          <w:rStyle w:val="CommentReference"/>
        </w:rPr>
        <w:annotationRef/>
      </w:r>
      <w:r>
        <w:t>Where do you get these two numbers? 2.568 and 2.573</w:t>
      </w:r>
    </w:p>
  </w:comment>
  <w:comment w:id="12" w:author="Yanan Wu" w:date="2025-03-19T09:29:00Z" w:initials="YW">
    <w:p w14:paraId="2F28A6D0" w14:textId="77777777" w:rsidR="006C7206" w:rsidRDefault="006C7206" w:rsidP="006C7206">
      <w:pPr>
        <w:pStyle w:val="CommentText"/>
      </w:pPr>
      <w:r>
        <w:rPr>
          <w:rStyle w:val="CommentReference"/>
        </w:rPr>
        <w:annotationRef/>
      </w:r>
      <w:r>
        <w:t xml:space="preserve">I do not understand why you always mention tax, because rm and total_area are the two variables that have collinearity issue (314 and 312 for VIF). Tax only has 9.04 for VIF. So  for task 1.a to 1.b, rm and total_area are the two variables that we need to discuss. </w:t>
      </w:r>
    </w:p>
  </w:comment>
  <w:comment w:id="18" w:author="Yanan Wu" w:date="2025-03-19T09:34:00Z" w:initials="YW">
    <w:p w14:paraId="38094488" w14:textId="77777777" w:rsidR="006C7206" w:rsidRDefault="006C7206" w:rsidP="006C7206">
      <w:pPr>
        <w:pStyle w:val="CommentText"/>
      </w:pPr>
      <w:r>
        <w:rPr>
          <w:rStyle w:val="CommentReference"/>
        </w:rPr>
        <w:annotationRef/>
      </w:r>
      <w:r>
        <w:t>Based on your screenshot, F-statistics is 89.01 in the second model ,where did you get 89.89?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C8F1A82" w15:done="0"/>
  <w15:commentEx w15:paraId="2F28A6D0" w15:done="0"/>
  <w15:commentEx w15:paraId="380944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03950D3" w16cex:dateUtc="2025-03-19T13:27:00Z"/>
  <w16cex:commentExtensible w16cex:durableId="46B87457" w16cex:dateUtc="2025-03-19T13:29:00Z"/>
  <w16cex:commentExtensible w16cex:durableId="6F6C1E85" w16cex:dateUtc="2025-03-19T1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8F1A82" w16cid:durableId="403950D3"/>
  <w16cid:commentId w16cid:paraId="2F28A6D0" w16cid:durableId="46B87457"/>
  <w16cid:commentId w16cid:paraId="38094488" w16cid:durableId="6F6C1E8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9F08A2"/>
    <w:multiLevelType w:val="multilevel"/>
    <w:tmpl w:val="FDDA5E3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93ED5"/>
    <w:multiLevelType w:val="hybridMultilevel"/>
    <w:tmpl w:val="41386F0C"/>
    <w:lvl w:ilvl="0" w:tplc="E502FA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" w15:restartNumberingAfterBreak="0">
    <w:nsid w:val="3B265E50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F23D5A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69437F"/>
    <w:multiLevelType w:val="multilevel"/>
    <w:tmpl w:val="6054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7E6C3E"/>
    <w:multiLevelType w:val="multilevel"/>
    <w:tmpl w:val="9F76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A314CD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0A8"/>
    <w:multiLevelType w:val="hybridMultilevel"/>
    <w:tmpl w:val="8E3E493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755326B"/>
    <w:multiLevelType w:val="hybridMultilevel"/>
    <w:tmpl w:val="C8F4E18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A314A73"/>
    <w:multiLevelType w:val="multilevel"/>
    <w:tmpl w:val="C600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116370"/>
    <w:multiLevelType w:val="hybridMultilevel"/>
    <w:tmpl w:val="0804D2E6"/>
    <w:lvl w:ilvl="0" w:tplc="04090017">
      <w:start w:val="1"/>
      <w:numFmt w:val="lowerLetter"/>
      <w:lvlText w:val="%1)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1" w15:restartNumberingAfterBreak="0">
    <w:nsid w:val="687B7C50"/>
    <w:multiLevelType w:val="hybridMultilevel"/>
    <w:tmpl w:val="83548BC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E5E4EAC"/>
    <w:multiLevelType w:val="multilevel"/>
    <w:tmpl w:val="D34A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2362C"/>
    <w:multiLevelType w:val="multilevel"/>
    <w:tmpl w:val="5D3676E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3761715">
    <w:abstractNumId w:val="10"/>
  </w:num>
  <w:num w:numId="2" w16cid:durableId="532308800">
    <w:abstractNumId w:val="7"/>
  </w:num>
  <w:num w:numId="3" w16cid:durableId="1569538280">
    <w:abstractNumId w:val="11"/>
  </w:num>
  <w:num w:numId="4" w16cid:durableId="1967544827">
    <w:abstractNumId w:val="9"/>
  </w:num>
  <w:num w:numId="5" w16cid:durableId="2041319045">
    <w:abstractNumId w:val="4"/>
  </w:num>
  <w:num w:numId="6" w16cid:durableId="1448697964">
    <w:abstractNumId w:val="2"/>
  </w:num>
  <w:num w:numId="7" w16cid:durableId="1007559491">
    <w:abstractNumId w:val="6"/>
  </w:num>
  <w:num w:numId="8" w16cid:durableId="164563409">
    <w:abstractNumId w:val="12"/>
  </w:num>
  <w:num w:numId="9" w16cid:durableId="1131052052">
    <w:abstractNumId w:val="5"/>
  </w:num>
  <w:num w:numId="10" w16cid:durableId="1418818897">
    <w:abstractNumId w:val="0"/>
  </w:num>
  <w:num w:numId="11" w16cid:durableId="1450859241">
    <w:abstractNumId w:val="3"/>
  </w:num>
  <w:num w:numId="12" w16cid:durableId="1849561510">
    <w:abstractNumId w:val="13"/>
  </w:num>
  <w:num w:numId="13" w16cid:durableId="769162123">
    <w:abstractNumId w:val="8"/>
  </w:num>
  <w:num w:numId="14" w16cid:durableId="12925123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anan Wu">
    <w15:presenceInfo w15:providerId="AD" w15:userId="S::YanaWu@clarku.edu::f669791f-cfd4-4194-ae69-8a8649724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05"/>
    <w:rsid w:val="00003826"/>
    <w:rsid w:val="0000636A"/>
    <w:rsid w:val="00021B3B"/>
    <w:rsid w:val="000B2CD7"/>
    <w:rsid w:val="001B336E"/>
    <w:rsid w:val="00202D05"/>
    <w:rsid w:val="00245BD9"/>
    <w:rsid w:val="00281625"/>
    <w:rsid w:val="003F4FE2"/>
    <w:rsid w:val="00457312"/>
    <w:rsid w:val="00474CB2"/>
    <w:rsid w:val="0049516A"/>
    <w:rsid w:val="004B7C8C"/>
    <w:rsid w:val="00536D64"/>
    <w:rsid w:val="006159EE"/>
    <w:rsid w:val="006C7206"/>
    <w:rsid w:val="006E44B1"/>
    <w:rsid w:val="00715359"/>
    <w:rsid w:val="00756468"/>
    <w:rsid w:val="007D760D"/>
    <w:rsid w:val="007E2B3B"/>
    <w:rsid w:val="00837544"/>
    <w:rsid w:val="0087231F"/>
    <w:rsid w:val="00A57957"/>
    <w:rsid w:val="00B47573"/>
    <w:rsid w:val="00C6198D"/>
    <w:rsid w:val="00C75385"/>
    <w:rsid w:val="00CB6346"/>
    <w:rsid w:val="00CE0FA5"/>
    <w:rsid w:val="00D5092B"/>
    <w:rsid w:val="00DE2502"/>
    <w:rsid w:val="00E83DEB"/>
    <w:rsid w:val="00F1053E"/>
    <w:rsid w:val="00F41173"/>
    <w:rsid w:val="00FB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BA5A"/>
  <w15:chartTrackingRefBased/>
  <w15:docId w15:val="{F7ACDBDD-AAC4-469C-9016-EA1618161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35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D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D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D0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D05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D0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D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D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D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D0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D05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D05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D05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D0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D0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D0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02D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D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D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D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53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3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5BD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6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6D64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gcyqpjlbac">
    <w:name w:val="gcyqpjlbac"/>
    <w:basedOn w:val="DefaultParagraphFont"/>
    <w:rsid w:val="00536D64"/>
  </w:style>
  <w:style w:type="character" w:styleId="Strong">
    <w:name w:val="Strong"/>
    <w:basedOn w:val="DefaultParagraphFont"/>
    <w:uiPriority w:val="22"/>
    <w:qFormat/>
    <w:rsid w:val="00C6198D"/>
    <w:rPr>
      <w:b/>
      <w:bCs/>
    </w:rPr>
  </w:style>
  <w:style w:type="paragraph" w:styleId="Revision">
    <w:name w:val="Revision"/>
    <w:hidden/>
    <w:uiPriority w:val="99"/>
    <w:semiHidden/>
    <w:rsid w:val="007D760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D760D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7D760D"/>
  </w:style>
  <w:style w:type="character" w:customStyle="1" w:styleId="CommentTextChar">
    <w:name w:val="Comment Text Char"/>
    <w:basedOn w:val="DefaultParagraphFont"/>
    <w:link w:val="CommentText"/>
    <w:uiPriority w:val="99"/>
    <w:rsid w:val="007D760D"/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76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760D"/>
    <w:rPr>
      <w:rFonts w:ascii="Times New Roman" w:eastAsia="Times New Roman" w:hAnsi="Times New Roman" w:cs="Times New Roman"/>
      <w:b/>
      <w:bCs/>
      <w:kern w:val="0"/>
      <w:sz w:val="24"/>
      <w:lang w:eastAsia="en-GB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DE250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C75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6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hyperlink" Target="https://search.r-project.org/CRAN/refmans/ISLR2/html/Boston.html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Yanan Wu</dc:creator>
  <cp:keywords/>
  <dc:description/>
  <cp:lastModifiedBy>Yanan Wu</cp:lastModifiedBy>
  <cp:revision>9</cp:revision>
  <dcterms:created xsi:type="dcterms:W3CDTF">2025-02-25T22:26:00Z</dcterms:created>
  <dcterms:modified xsi:type="dcterms:W3CDTF">2025-03-19T14:48:00Z</dcterms:modified>
</cp:coreProperties>
</file>