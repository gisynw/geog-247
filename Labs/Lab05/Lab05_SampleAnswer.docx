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13095D" w14:textId="47E3AC53" w:rsidR="00715359" w:rsidRPr="00715359" w:rsidRDefault="00715359" w:rsidP="00715359">
      <w:pPr>
        <w:jc w:val="center"/>
        <w:rPr>
          <w:rFonts w:ascii="Calibri" w:eastAsiaTheme="minorEastAsia" w:hAnsi="Calibri" w:cs="Calibri"/>
          <w:color w:val="0F4761" w:themeColor="accent1" w:themeShade="BF"/>
          <w:sz w:val="52"/>
          <w:szCs w:val="52"/>
          <w:lang w:eastAsia="zh-CN"/>
        </w:rPr>
      </w:pPr>
      <w:r w:rsidRPr="00E51D94">
        <w:rPr>
          <w:rFonts w:ascii="Calibri" w:hAnsi="Calibri" w:cs="Calibri"/>
          <w:color w:val="0F4761" w:themeColor="accent1" w:themeShade="BF"/>
          <w:sz w:val="52"/>
          <w:szCs w:val="52"/>
        </w:rPr>
        <w:t>Lab 0</w:t>
      </w:r>
      <w:r w:rsidR="00893029">
        <w:rPr>
          <w:rFonts w:ascii="Calibri" w:eastAsiaTheme="minorEastAsia" w:hAnsi="Calibri" w:cs="Calibri" w:hint="eastAsia"/>
          <w:color w:val="0F4761" w:themeColor="accent1" w:themeShade="BF"/>
          <w:sz w:val="52"/>
          <w:szCs w:val="52"/>
          <w:lang w:eastAsia="zh-CN"/>
        </w:rPr>
        <w:t>5</w:t>
      </w:r>
      <w:r w:rsidRPr="00E51D94">
        <w:rPr>
          <w:rFonts w:ascii="Calibri" w:hAnsi="Calibri" w:cs="Calibri"/>
          <w:color w:val="0F4761" w:themeColor="accent1" w:themeShade="BF"/>
          <w:sz w:val="52"/>
          <w:szCs w:val="52"/>
        </w:rPr>
        <w:t xml:space="preserve">: </w:t>
      </w:r>
      <w:r w:rsidR="00893029">
        <w:rPr>
          <w:rFonts w:ascii="Calibri" w:eastAsiaTheme="minorEastAsia" w:hAnsi="Calibri" w:cs="Calibri" w:hint="eastAsia"/>
          <w:color w:val="0F4761" w:themeColor="accent1" w:themeShade="BF"/>
          <w:sz w:val="52"/>
          <w:szCs w:val="52"/>
          <w:lang w:eastAsia="zh-CN"/>
        </w:rPr>
        <w:t>Logistic Regression</w:t>
      </w:r>
    </w:p>
    <w:p w14:paraId="445AE7A9" w14:textId="79C1BA85" w:rsidR="00715359" w:rsidRPr="00E51D94" w:rsidRDefault="00715359" w:rsidP="00715359">
      <w:pPr>
        <w:rPr>
          <w:rFonts w:ascii="Calibri" w:hAnsi="Calibri" w:cs="Calibri"/>
        </w:rPr>
      </w:pPr>
      <w:r w:rsidRPr="00E51D94">
        <w:rPr>
          <w:rFonts w:ascii="Calibri" w:hAnsi="Calibri" w:cs="Calibri"/>
          <w:b/>
          <w:bCs/>
        </w:rPr>
        <w:t>Due date:</w:t>
      </w:r>
      <w:r w:rsidRPr="00E51D94">
        <w:rPr>
          <w:rFonts w:ascii="Calibri" w:hAnsi="Calibri" w:cs="Calibri"/>
        </w:rPr>
        <w:t xml:space="preserve"> </w:t>
      </w:r>
      <w:r w:rsidR="004B7C8C">
        <w:rPr>
          <w:rFonts w:ascii="Calibri" w:hAnsi="Calibri" w:cs="Calibri"/>
        </w:rPr>
        <w:t>Thursday</w:t>
      </w:r>
      <w:r w:rsidRPr="00E51D94">
        <w:rPr>
          <w:rFonts w:ascii="Calibri" w:hAnsi="Calibri" w:cs="Calibri"/>
        </w:rPr>
        <w:t xml:space="preserve">, </w:t>
      </w:r>
      <w:r w:rsidR="004B7C8C">
        <w:rPr>
          <w:rFonts w:ascii="Calibri" w:hAnsi="Calibri" w:cs="Calibri"/>
          <w:color w:val="000000"/>
          <w:sz w:val="22"/>
          <w:szCs w:val="22"/>
        </w:rPr>
        <w:t xml:space="preserve">March </w:t>
      </w:r>
      <w:r w:rsidR="00BF1E70">
        <w:rPr>
          <w:rFonts w:ascii="Calibri" w:hAnsi="Calibri" w:cs="Calibri"/>
          <w:color w:val="000000"/>
          <w:sz w:val="22"/>
          <w:szCs w:val="22"/>
        </w:rPr>
        <w:t>21</w:t>
      </w:r>
      <w:r w:rsidRPr="00E51D94">
        <w:rPr>
          <w:rFonts w:ascii="Calibri" w:hAnsi="Calibri" w:cs="Calibri"/>
        </w:rPr>
        <w:t xml:space="preserve">, 2025 submitted as Word document to Canvas </w:t>
      </w:r>
      <w:r w:rsidRPr="00E51D94">
        <w:rPr>
          <w:rFonts w:ascii="Calibri" w:hAnsi="Calibri" w:cs="Calibri"/>
          <w:b/>
          <w:bCs/>
          <w:i/>
          <w:iCs/>
        </w:rPr>
        <w:t>Lab0</w:t>
      </w:r>
      <w:r w:rsidR="00BF1E70">
        <w:rPr>
          <w:rFonts w:ascii="Calibri" w:hAnsi="Calibri" w:cs="Calibri"/>
          <w:b/>
          <w:bCs/>
          <w:i/>
          <w:iCs/>
        </w:rPr>
        <w:t>5</w:t>
      </w:r>
      <w:r w:rsidR="004B7C8C">
        <w:rPr>
          <w:rFonts w:ascii="Calibri" w:hAnsi="Calibri" w:cs="Calibri"/>
          <w:b/>
          <w:bCs/>
          <w:i/>
          <w:iCs/>
        </w:rPr>
        <w:t xml:space="preserve"> </w:t>
      </w:r>
      <w:r w:rsidRPr="00E51D94">
        <w:rPr>
          <w:rFonts w:ascii="Calibri" w:hAnsi="Calibri" w:cs="Calibri"/>
        </w:rPr>
        <w:t>link</w:t>
      </w:r>
    </w:p>
    <w:p w14:paraId="6E76250B" w14:textId="77777777" w:rsidR="00715359" w:rsidRPr="00E51D94" w:rsidRDefault="00715359" w:rsidP="00715359">
      <w:pPr>
        <w:rPr>
          <w:rFonts w:ascii="Calibri" w:hAnsi="Calibri" w:cs="Calibri"/>
        </w:rPr>
      </w:pPr>
      <w:r w:rsidRPr="00E51D94">
        <w:rPr>
          <w:rFonts w:ascii="Calibri" w:hAnsi="Calibri" w:cs="Calibri"/>
        </w:rPr>
        <w:t>This lab counts 9 % toward your total grade.</w:t>
      </w:r>
    </w:p>
    <w:p w14:paraId="4578115B" w14:textId="77777777" w:rsidR="00715359" w:rsidRPr="00E51D94" w:rsidRDefault="00715359" w:rsidP="00715359">
      <w:pPr>
        <w:rPr>
          <w:rFonts w:ascii="Calibri" w:hAnsi="Calibri" w:cs="Calibri"/>
        </w:rPr>
      </w:pPr>
      <w:r w:rsidRPr="00E51D94">
        <w:rPr>
          <w:rFonts w:ascii="Calibri" w:hAnsi="Calibri" w:cs="Calibri"/>
          <w:b/>
          <w:bCs/>
        </w:rPr>
        <w:t>Objectives:</w:t>
      </w:r>
      <w:r w:rsidRPr="00E51D94">
        <w:rPr>
          <w:rFonts w:ascii="Calibri" w:hAnsi="Calibri" w:cs="Calibri"/>
        </w:rPr>
        <w:t xml:space="preserve"> In this lab, you will practice your skills in</w:t>
      </w:r>
    </w:p>
    <w:p w14:paraId="2A3E9B5D" w14:textId="2720FD35" w:rsidR="00715359" w:rsidRPr="00E51D94" w:rsidRDefault="00715359" w:rsidP="00715359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E51D94">
        <w:rPr>
          <w:rFonts w:ascii="Calibri" w:hAnsi="Calibri" w:cs="Calibri"/>
        </w:rPr>
        <w:t xml:space="preserve">Explore </w:t>
      </w:r>
      <w:r w:rsidR="00BF1E70">
        <w:rPr>
          <w:rFonts w:ascii="Calibri" w:eastAsiaTheme="minorEastAsia" w:hAnsi="Calibri" w:cs="Calibri"/>
          <w:lang w:eastAsia="zh-CN"/>
        </w:rPr>
        <w:t>logistic regression</w:t>
      </w:r>
    </w:p>
    <w:p w14:paraId="3EDB0751" w14:textId="24397AD8" w:rsidR="00715359" w:rsidRPr="00E51D94" w:rsidRDefault="00BF1E70" w:rsidP="00715359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eastAsiaTheme="minorEastAsia" w:hAnsi="Calibri" w:cs="Calibri"/>
          <w:lang w:eastAsia="zh-CN"/>
        </w:rPr>
        <w:t>All effects plot</w:t>
      </w:r>
    </w:p>
    <w:p w14:paraId="73B481AB" w14:textId="06D64666" w:rsidR="00715359" w:rsidRPr="00E51D94" w:rsidRDefault="00BF1E70" w:rsidP="00715359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Conditional effects plot</w:t>
      </w:r>
    </w:p>
    <w:p w14:paraId="63880D21" w14:textId="77777777" w:rsidR="00BF1E70" w:rsidRDefault="00BF1E70" w:rsidP="00715359">
      <w:pPr>
        <w:rPr>
          <w:rFonts w:ascii="Calibri" w:hAnsi="Calibri" w:cs="Calibri"/>
          <w:b/>
          <w:bCs/>
        </w:rPr>
      </w:pPr>
    </w:p>
    <w:p w14:paraId="3A585417" w14:textId="65575C98" w:rsidR="00715359" w:rsidRDefault="00715359" w:rsidP="00715359">
      <w:pPr>
        <w:rPr>
          <w:rFonts w:ascii="Calibri" w:eastAsiaTheme="minorEastAsia" w:hAnsi="Calibri" w:cs="Calibri"/>
          <w:lang w:eastAsia="zh-CN"/>
        </w:rPr>
      </w:pPr>
      <w:r w:rsidRPr="00E51D94">
        <w:rPr>
          <w:rFonts w:ascii="Calibri" w:hAnsi="Calibri" w:cs="Calibri"/>
          <w:b/>
          <w:bCs/>
        </w:rPr>
        <w:t>Format of answer:</w:t>
      </w:r>
      <w:r w:rsidRPr="00E51D94">
        <w:rPr>
          <w:rFonts w:ascii="Calibri" w:hAnsi="Calibri" w:cs="Calibri"/>
        </w:rPr>
        <w:t xml:space="preserve"> Submit your answers as a </w:t>
      </w:r>
      <w:r w:rsidRPr="00E51D94">
        <w:rPr>
          <w:rFonts w:ascii="Calibri" w:hAnsi="Calibri" w:cs="Calibri"/>
          <w:b/>
          <w:bCs/>
        </w:rPr>
        <w:t>Word document</w:t>
      </w:r>
      <w:r w:rsidRPr="00E51D94">
        <w:rPr>
          <w:rFonts w:ascii="Calibri" w:hAnsi="Calibri" w:cs="Calibri"/>
        </w:rPr>
        <w:t xml:space="preserve"> with graphs and verbal descriptions, properly labeled in the task sequence, with answers in </w:t>
      </w:r>
      <w:r w:rsidRPr="00E51D94">
        <w:rPr>
          <w:rFonts w:ascii="Calibri" w:hAnsi="Calibri" w:cs="Calibri"/>
          <w:color w:val="FF0000"/>
        </w:rPr>
        <w:t xml:space="preserve">red text </w:t>
      </w:r>
      <w:r w:rsidRPr="00E51D94">
        <w:rPr>
          <w:rFonts w:ascii="Calibri" w:hAnsi="Calibri" w:cs="Calibri"/>
        </w:rPr>
        <w:t>and only relevant content included</w:t>
      </w:r>
    </w:p>
    <w:p w14:paraId="02010446" w14:textId="77777777" w:rsidR="00715359" w:rsidRDefault="00715359" w:rsidP="00715359">
      <w:pPr>
        <w:rPr>
          <w:rFonts w:ascii="Calibri" w:eastAsiaTheme="minorEastAsia" w:hAnsi="Calibri" w:cs="Calibri"/>
          <w:lang w:eastAsia="zh-CN"/>
        </w:rPr>
      </w:pPr>
    </w:p>
    <w:p w14:paraId="5C39F02C" w14:textId="0577D7DF" w:rsidR="00510ABB" w:rsidRDefault="00510ABB" w:rsidP="00715359">
      <w:pPr>
        <w:rPr>
          <w:rFonts w:ascii="Calibri" w:eastAsiaTheme="minorEastAsia" w:hAnsi="Calibri" w:cs="Calibri"/>
          <w:lang w:eastAsia="zh-CN"/>
        </w:rPr>
      </w:pPr>
      <w:r w:rsidRPr="00510ABB">
        <w:rPr>
          <w:rFonts w:ascii="Calibri" w:eastAsiaTheme="minorEastAsia" w:hAnsi="Calibri" w:cs="Calibri"/>
          <w:b/>
          <w:bCs/>
          <w:lang w:eastAsia="zh-CN"/>
        </w:rPr>
        <w:t>Accident_data.shp</w:t>
      </w:r>
      <w:r>
        <w:rPr>
          <w:rFonts w:ascii="Calibri" w:eastAsiaTheme="minorEastAsia" w:hAnsi="Calibri" w:cs="Calibri"/>
          <w:lang w:eastAsia="zh-CN"/>
        </w:rPr>
        <w:t xml:space="preserve"> show the spatial distribution of traffic accidents in the city of Dallas. The accident </w:t>
      </w:r>
      <w:r w:rsidR="00E43B4D">
        <w:rPr>
          <w:rFonts w:ascii="Calibri" w:eastAsiaTheme="minorEastAsia" w:hAnsi="Calibri" w:cs="Calibri"/>
          <w:lang w:eastAsia="zh-CN"/>
        </w:rPr>
        <w:t>is represented</w:t>
      </w:r>
      <w:r>
        <w:rPr>
          <w:rFonts w:ascii="Calibri" w:eastAsiaTheme="minorEastAsia" w:hAnsi="Calibri" w:cs="Calibri"/>
          <w:lang w:eastAsia="zh-CN"/>
        </w:rPr>
        <w:t xml:space="preserve"> as 1 (Yes, </w:t>
      </w:r>
      <w:r w:rsidR="00E43B4D">
        <w:rPr>
          <w:rFonts w:ascii="Calibri" w:eastAsiaTheme="minorEastAsia" w:hAnsi="Calibri" w:cs="Calibri"/>
          <w:lang w:eastAsia="zh-CN"/>
        </w:rPr>
        <w:t>a</w:t>
      </w:r>
      <w:r>
        <w:rPr>
          <w:rFonts w:ascii="Calibri" w:eastAsiaTheme="minorEastAsia" w:hAnsi="Calibri" w:cs="Calibri"/>
          <w:lang w:eastAsia="zh-CN"/>
        </w:rPr>
        <w:t xml:space="preserve"> traffic accident </w:t>
      </w:r>
      <w:r w:rsidR="00E43B4D">
        <w:rPr>
          <w:rFonts w:ascii="Calibri" w:eastAsiaTheme="minorEastAsia" w:hAnsi="Calibri" w:cs="Calibri"/>
          <w:lang w:eastAsia="zh-CN"/>
        </w:rPr>
        <w:t xml:space="preserve">occurred </w:t>
      </w:r>
      <w:r>
        <w:rPr>
          <w:rFonts w:ascii="Calibri" w:eastAsiaTheme="minorEastAsia" w:hAnsi="Calibri" w:cs="Calibri"/>
          <w:lang w:eastAsia="zh-CN"/>
        </w:rPr>
        <w:t xml:space="preserve">at </w:t>
      </w:r>
      <w:r w:rsidR="00E43B4D">
        <w:rPr>
          <w:rFonts w:ascii="Calibri" w:eastAsiaTheme="minorEastAsia" w:hAnsi="Calibri" w:cs="Calibri"/>
          <w:lang w:eastAsia="zh-CN"/>
        </w:rPr>
        <w:t xml:space="preserve">the </w:t>
      </w:r>
      <w:r>
        <w:rPr>
          <w:rFonts w:ascii="Calibri" w:eastAsiaTheme="minorEastAsia" w:hAnsi="Calibri" w:cs="Calibri"/>
          <w:lang w:eastAsia="zh-CN"/>
        </w:rPr>
        <w:t xml:space="preserve">location) and 0 (No, no traffic accident </w:t>
      </w:r>
      <w:r w:rsidR="00E43B4D">
        <w:rPr>
          <w:rFonts w:ascii="Calibri" w:eastAsiaTheme="minorEastAsia" w:hAnsi="Calibri" w:cs="Calibri"/>
          <w:lang w:eastAsia="zh-CN"/>
        </w:rPr>
        <w:t xml:space="preserve">occurred </w:t>
      </w:r>
      <w:r>
        <w:rPr>
          <w:rFonts w:ascii="Calibri" w:eastAsiaTheme="minorEastAsia" w:hAnsi="Calibri" w:cs="Calibri"/>
          <w:lang w:eastAsia="zh-CN"/>
        </w:rPr>
        <w:t xml:space="preserve">at location). </w:t>
      </w:r>
    </w:p>
    <w:p w14:paraId="3EC043E0" w14:textId="5C8893B0" w:rsidR="00510ABB" w:rsidRDefault="00510ABB" w:rsidP="00B67518">
      <w:pPr>
        <w:jc w:val="center"/>
        <w:rPr>
          <w:rFonts w:ascii="Calibri" w:eastAsiaTheme="minorEastAsia" w:hAnsi="Calibri" w:cs="Calibri"/>
          <w:lang w:eastAsia="zh-CN"/>
        </w:rPr>
      </w:pPr>
      <w:r>
        <w:rPr>
          <w:noProof/>
          <w14:ligatures w14:val="standardContextual"/>
        </w:rPr>
        <w:drawing>
          <wp:inline distT="0" distB="0" distL="0" distR="0" wp14:anchorId="7E96B202" wp14:editId="2AD9F485">
            <wp:extent cx="3328416" cy="3819603"/>
            <wp:effectExtent l="0" t="0" r="5715" b="0"/>
            <wp:docPr id="944652937" name="Picture 1" descr="A map with red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52937" name="Picture 1" descr="A map with red and blue dot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6021" cy="382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32E8" w14:textId="64C24A8A" w:rsidR="00715359" w:rsidRDefault="00715359" w:rsidP="00715359">
      <w:pPr>
        <w:pStyle w:val="Heading1"/>
        <w:rPr>
          <w:rFonts w:ascii="Calibri" w:hAnsi="Calibri" w:cs="Calibri"/>
        </w:rPr>
      </w:pPr>
      <w:r w:rsidRPr="00E51D94">
        <w:rPr>
          <w:rFonts w:ascii="Calibri" w:hAnsi="Calibri" w:cs="Calibri"/>
        </w:rPr>
        <w:t xml:space="preserve">Task 1: </w:t>
      </w:r>
      <w:r w:rsidR="00893029">
        <w:rPr>
          <w:rFonts w:ascii="Calibri" w:hAnsi="Calibri" w:cs="Calibri" w:hint="eastAsia"/>
          <w:lang w:eastAsia="zh-CN"/>
        </w:rPr>
        <w:t>Load data</w:t>
      </w:r>
      <w:r w:rsidRPr="00E51D94">
        <w:rPr>
          <w:rFonts w:ascii="Calibri" w:hAnsi="Calibri" w:cs="Calibri"/>
        </w:rPr>
        <w:t xml:space="preserve"> (</w:t>
      </w:r>
      <w:r w:rsidR="00BF1E70">
        <w:rPr>
          <w:rFonts w:ascii="Calibri" w:hAnsi="Calibri" w:cs="Calibri"/>
          <w:lang w:eastAsia="zh-CN"/>
        </w:rPr>
        <w:t>2</w:t>
      </w:r>
      <w:r w:rsidRPr="00E51D94">
        <w:rPr>
          <w:rFonts w:ascii="Calibri" w:hAnsi="Calibri" w:cs="Calibri"/>
        </w:rPr>
        <w:t xml:space="preserve"> pts)</w:t>
      </w:r>
    </w:p>
    <w:p w14:paraId="16A30E61" w14:textId="0512C4A0" w:rsidR="00715359" w:rsidRDefault="006159EE" w:rsidP="00893029">
      <w:pPr>
        <w:rPr>
          <w:rFonts w:eastAsiaTheme="minorEastAsia"/>
          <w:lang w:eastAsia="zh-CN"/>
        </w:rPr>
      </w:pPr>
      <w:r w:rsidRPr="006159EE">
        <w:rPr>
          <w:rFonts w:ascii="Calibri" w:eastAsiaTheme="minorEastAsia" w:hAnsi="Calibri" w:cs="Calibri"/>
          <w:lang w:eastAsia="zh-CN"/>
        </w:rPr>
        <w:t>We will use the</w:t>
      </w:r>
      <w:r w:rsidR="00893029">
        <w:rPr>
          <w:rFonts w:ascii="Calibri" w:eastAsiaTheme="minorEastAsia" w:hAnsi="Calibri" w:cs="Calibri" w:hint="eastAsia"/>
          <w:lang w:eastAsia="zh-CN"/>
        </w:rPr>
        <w:t xml:space="preserve"> </w:t>
      </w:r>
      <w:r w:rsidR="00893029" w:rsidRPr="00BF1E70">
        <w:rPr>
          <w:rFonts w:ascii="Calibri" w:eastAsiaTheme="minorEastAsia" w:hAnsi="Calibri" w:cs="Calibri" w:hint="eastAsia"/>
          <w:b/>
          <w:bCs/>
          <w:lang w:eastAsia="zh-CN"/>
        </w:rPr>
        <w:t>Accident_data.shp</w:t>
      </w:r>
      <w:r w:rsidR="00893029">
        <w:rPr>
          <w:rFonts w:ascii="Calibri" w:eastAsiaTheme="minorEastAsia" w:hAnsi="Calibri" w:cs="Calibri" w:hint="eastAsia"/>
          <w:lang w:eastAsia="zh-CN"/>
        </w:rPr>
        <w:t xml:space="preserve"> to practice the skills in logistic regression</w:t>
      </w:r>
    </w:p>
    <w:p w14:paraId="66E55485" w14:textId="77777777" w:rsidR="00281625" w:rsidRDefault="00281625" w:rsidP="00715359">
      <w:pPr>
        <w:rPr>
          <w:rFonts w:eastAsiaTheme="minorEastAsia"/>
          <w:lang w:eastAsia="zh-CN"/>
        </w:rPr>
      </w:pPr>
    </w:p>
    <w:p w14:paraId="3A213525" w14:textId="612ED0FE" w:rsidR="00474CB2" w:rsidRDefault="00893029" w:rsidP="00893029">
      <w:pPr>
        <w:numPr>
          <w:ilvl w:val="0"/>
          <w:numId w:val="13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 xml:space="preserve">Load the </w:t>
      </w:r>
      <w:r w:rsidRPr="00BF1E70">
        <w:rPr>
          <w:rFonts w:eastAsiaTheme="minorEastAsia" w:hint="eastAsia"/>
          <w:b/>
          <w:bCs/>
          <w:lang w:eastAsia="zh-CN"/>
        </w:rPr>
        <w:t>Accident_data.shp</w:t>
      </w:r>
      <w:r>
        <w:rPr>
          <w:rFonts w:eastAsiaTheme="minorEastAsia" w:hint="eastAsia"/>
          <w:lang w:eastAsia="zh-CN"/>
        </w:rPr>
        <w:t xml:space="preserve"> data using </w:t>
      </w:r>
      <w:r w:rsidRPr="00893029">
        <w:rPr>
          <w:rFonts w:eastAsiaTheme="minorEastAsia" w:hint="eastAsia"/>
          <w:b/>
          <w:bCs/>
          <w:lang w:eastAsia="zh-CN"/>
        </w:rPr>
        <w:t>sf::st_read()</w:t>
      </w:r>
      <w:r w:rsidR="00245BD9" w:rsidRPr="00245BD9">
        <w:rPr>
          <w:rFonts w:eastAsiaTheme="minorEastAsia" w:hint="eastAsia"/>
          <w:lang w:eastAsia="zh-CN"/>
        </w:rPr>
        <w:t xml:space="preserve"> (1 pt)</w:t>
      </w:r>
    </w:p>
    <w:p w14:paraId="3BBB9DCC" w14:textId="7E142ABB" w:rsidR="00BD60B2" w:rsidRDefault="00BD60B2" w:rsidP="00BD60B2">
      <w:pPr>
        <w:ind w:left="440"/>
        <w:rPr>
          <w:rFonts w:eastAsiaTheme="minorEastAsia"/>
          <w:lang w:eastAsia="zh-CN"/>
        </w:rPr>
      </w:pPr>
      <w:commentRangeStart w:id="0"/>
      <w:r w:rsidRPr="00BD60B2">
        <w:rPr>
          <w:rFonts w:eastAsiaTheme="minorEastAsia"/>
          <w:noProof/>
          <w:lang w:eastAsia="zh-CN"/>
        </w:rPr>
        <w:lastRenderedPageBreak/>
        <w:drawing>
          <wp:inline distT="0" distB="0" distL="0" distR="0" wp14:anchorId="66B84DAE" wp14:editId="6B418322">
            <wp:extent cx="6959600" cy="1549400"/>
            <wp:effectExtent l="0" t="0" r="0" b="0"/>
            <wp:docPr id="2126770231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70231" name="Picture 1" descr="A computer code with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3B5297">
        <w:rPr>
          <w:rStyle w:val="CommentReference"/>
        </w:rPr>
        <w:commentReference w:id="0"/>
      </w:r>
    </w:p>
    <w:p w14:paraId="1CD08BD7" w14:textId="53E9399C" w:rsidR="00893029" w:rsidRDefault="00893029" w:rsidP="00893029">
      <w:pPr>
        <w:numPr>
          <w:ilvl w:val="0"/>
          <w:numId w:val="13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 xml:space="preserve">Check the geometry column and explain what </w:t>
      </w:r>
      <w:r>
        <w:rPr>
          <w:rFonts w:eastAsiaTheme="minorEastAsia"/>
          <w:lang w:eastAsia="zh-CN"/>
        </w:rPr>
        <w:t>information</w:t>
      </w:r>
      <w:r>
        <w:rPr>
          <w:rFonts w:eastAsiaTheme="minorEastAsia" w:hint="eastAsia"/>
          <w:lang w:eastAsia="zh-CN"/>
        </w:rPr>
        <w:t xml:space="preserve"> are stored in geometry column using </w:t>
      </w:r>
      <w:r w:rsidRPr="00893029">
        <w:rPr>
          <w:rFonts w:eastAsiaTheme="minorEastAsia" w:hint="eastAsia"/>
          <w:b/>
          <w:bCs/>
          <w:lang w:eastAsia="zh-CN"/>
        </w:rPr>
        <w:t>data$geometry</w:t>
      </w:r>
      <w:r w:rsidR="007558EE">
        <w:rPr>
          <w:rFonts w:eastAsiaTheme="minorEastAsia"/>
          <w:lang w:eastAsia="zh-CN"/>
        </w:rPr>
        <w:t xml:space="preserve">. </w:t>
      </w:r>
      <w:r w:rsidR="00BF1E70">
        <w:rPr>
          <w:rFonts w:eastAsiaTheme="minorEastAsia"/>
          <w:lang w:eastAsia="zh-CN"/>
        </w:rPr>
        <w:t>(0.5 pt)</w:t>
      </w:r>
    </w:p>
    <w:p w14:paraId="27012C6F" w14:textId="7828BFE5" w:rsidR="00271918" w:rsidRDefault="00C574CA" w:rsidP="00271918">
      <w:pPr>
        <w:pStyle w:val="ListParagraph"/>
        <w:numPr>
          <w:ilvl w:val="0"/>
          <w:numId w:val="20"/>
        </w:num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Each feature is a point with location coordinates</w:t>
      </w:r>
    </w:p>
    <w:p w14:paraId="7CEAEF55" w14:textId="19E52CA5" w:rsidR="00C574CA" w:rsidRDefault="00C9417F" w:rsidP="00271918">
      <w:pPr>
        <w:pStyle w:val="ListParagraph"/>
        <w:numPr>
          <w:ilvl w:val="0"/>
          <w:numId w:val="20"/>
        </w:num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Coordinate reference </w:t>
      </w:r>
      <w:r w:rsidR="009A1D63">
        <w:rPr>
          <w:rFonts w:eastAsiaTheme="minorEastAsia"/>
          <w:lang w:eastAsia="zh-CN"/>
        </w:rPr>
        <w:t>system (CRS) is Lambert Conformal Conic</w:t>
      </w:r>
      <w:r w:rsidR="00613A18">
        <w:rPr>
          <w:rFonts w:eastAsiaTheme="minorEastAsia"/>
          <w:lang w:eastAsia="zh-CN"/>
        </w:rPr>
        <w:t xml:space="preserve">. </w:t>
      </w:r>
      <w:r w:rsidR="00BC606E">
        <w:rPr>
          <w:rFonts w:eastAsiaTheme="minorEastAsia"/>
          <w:lang w:eastAsia="zh-CN"/>
        </w:rPr>
        <w:t xml:space="preserve">It’s a metric coordinate system.  </w:t>
      </w:r>
      <w:r w:rsidR="009A1D63">
        <w:rPr>
          <w:rFonts w:eastAsiaTheme="minorEastAsia"/>
          <w:lang w:eastAsia="zh-CN"/>
        </w:rPr>
        <w:t xml:space="preserve"> </w:t>
      </w:r>
    </w:p>
    <w:p w14:paraId="03A89D05" w14:textId="1133E672" w:rsidR="009A1D63" w:rsidRDefault="00566820" w:rsidP="00271918">
      <w:pPr>
        <w:pStyle w:val="ListParagraph"/>
        <w:numPr>
          <w:ilvl w:val="0"/>
          <w:numId w:val="20"/>
        </w:num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Dimensio</w:t>
      </w:r>
      <w:r w:rsidR="009A2513">
        <w:rPr>
          <w:rFonts w:eastAsiaTheme="minorEastAsia"/>
          <w:lang w:eastAsia="zh-CN"/>
        </w:rPr>
        <w:t xml:space="preserve">n is xy. Which means no </w:t>
      </w:r>
      <w:r w:rsidR="002D4872">
        <w:rPr>
          <w:rFonts w:eastAsiaTheme="minorEastAsia"/>
          <w:lang w:eastAsia="zh-CN"/>
        </w:rPr>
        <w:t>Z (elevation) or M(</w:t>
      </w:r>
      <w:r w:rsidR="00DC7034">
        <w:rPr>
          <w:rFonts w:eastAsiaTheme="minorEastAsia"/>
          <w:lang w:eastAsia="zh-CN"/>
        </w:rPr>
        <w:t>measure</w:t>
      </w:r>
      <w:r w:rsidR="002D4872">
        <w:rPr>
          <w:rFonts w:eastAsiaTheme="minorEastAsia"/>
          <w:lang w:eastAsia="zh-CN"/>
        </w:rPr>
        <w:t>)</w:t>
      </w:r>
      <w:r w:rsidR="00DC7034">
        <w:rPr>
          <w:rFonts w:eastAsiaTheme="minorEastAsia"/>
          <w:lang w:eastAsia="zh-CN"/>
        </w:rPr>
        <w:t xml:space="preserve"> value.</w:t>
      </w:r>
    </w:p>
    <w:p w14:paraId="5051D710" w14:textId="249887A0" w:rsidR="00DC7034" w:rsidRDefault="00DC7034" w:rsidP="00271918">
      <w:pPr>
        <w:pStyle w:val="ListParagraph"/>
        <w:numPr>
          <w:ilvl w:val="0"/>
          <w:numId w:val="20"/>
        </w:num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Bounding box provides spatial extent</w:t>
      </w:r>
      <w:r w:rsidR="00EF5416">
        <w:rPr>
          <w:rFonts w:eastAsiaTheme="minorEastAsia"/>
          <w:lang w:eastAsia="zh-CN"/>
        </w:rPr>
        <w:t xml:space="preserve"> of shapefile.</w:t>
      </w:r>
    </w:p>
    <w:p w14:paraId="7A5534D2" w14:textId="77777777" w:rsidR="00EF5416" w:rsidRPr="00271918" w:rsidRDefault="00EF5416" w:rsidP="00EF5416">
      <w:pPr>
        <w:pStyle w:val="ListParagraph"/>
        <w:ind w:left="800"/>
        <w:rPr>
          <w:rFonts w:eastAsiaTheme="minorEastAsia"/>
          <w:lang w:eastAsia="zh-CN"/>
        </w:rPr>
      </w:pPr>
    </w:p>
    <w:p w14:paraId="0D3CA091" w14:textId="648AFDF1" w:rsidR="00BC4753" w:rsidRDefault="00BC4753" w:rsidP="00BC4753">
      <w:pPr>
        <w:ind w:left="440"/>
        <w:rPr>
          <w:rFonts w:eastAsiaTheme="minorEastAsia"/>
          <w:lang w:eastAsia="zh-CN"/>
        </w:rPr>
      </w:pPr>
      <w:r w:rsidRPr="00BC4753">
        <w:rPr>
          <w:rFonts w:eastAsiaTheme="minorEastAsia"/>
          <w:noProof/>
          <w:lang w:eastAsia="zh-CN"/>
        </w:rPr>
        <w:drawing>
          <wp:inline distT="0" distB="0" distL="0" distR="0" wp14:anchorId="433CEF9A" wp14:editId="24537AC0">
            <wp:extent cx="4398064" cy="1605133"/>
            <wp:effectExtent l="0" t="0" r="0" b="0"/>
            <wp:docPr id="90215146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51468" name="Picture 1" descr="A screen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060" cy="162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7667" w14:textId="52AB6578" w:rsidR="00893029" w:rsidRPr="00BF1E70" w:rsidRDefault="00893029" w:rsidP="00BF1E70">
      <w:pPr>
        <w:numPr>
          <w:ilvl w:val="0"/>
          <w:numId w:val="13"/>
        </w:num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C</w:t>
      </w:r>
      <w:r>
        <w:rPr>
          <w:rFonts w:eastAsiaTheme="minorEastAsia" w:hint="eastAsia"/>
          <w:lang w:eastAsia="zh-CN"/>
        </w:rPr>
        <w:t xml:space="preserve">onvert column </w:t>
      </w:r>
      <w:r>
        <w:rPr>
          <w:rFonts w:eastAsiaTheme="minorEastAsia"/>
          <w:lang w:eastAsia="zh-CN"/>
        </w:rPr>
        <w:t>‘</w:t>
      </w:r>
      <w:r w:rsidRPr="00BF1E70">
        <w:rPr>
          <w:rFonts w:eastAsiaTheme="minorEastAsia" w:hint="eastAsia"/>
          <w:b/>
          <w:bCs/>
          <w:lang w:eastAsia="zh-CN"/>
        </w:rPr>
        <w:t>accident</w:t>
      </w:r>
      <w:r>
        <w:rPr>
          <w:rFonts w:eastAsiaTheme="minorEastAsia"/>
          <w:lang w:eastAsia="zh-CN"/>
        </w:rPr>
        <w:t xml:space="preserve">’ </w:t>
      </w:r>
      <w:r w:rsidRPr="00C4091C">
        <w:rPr>
          <w:rFonts w:eastAsiaTheme="minorEastAsia"/>
          <w:lang w:eastAsia="zh-CN"/>
        </w:rPr>
        <w:t>to</w:t>
      </w:r>
      <w:r>
        <w:rPr>
          <w:rFonts w:eastAsiaTheme="minorEastAsia"/>
          <w:lang w:eastAsia="zh-CN"/>
        </w:rPr>
        <w:t xml:space="preserve"> factor</w:t>
      </w:r>
      <w:r w:rsidR="00BF1E70">
        <w:rPr>
          <w:rFonts w:eastAsiaTheme="minorEastAsia"/>
          <w:lang w:eastAsia="zh-CN"/>
        </w:rPr>
        <w:t>. (0.5 pt)</w:t>
      </w:r>
    </w:p>
    <w:p w14:paraId="1337934B" w14:textId="376022FB" w:rsidR="007E0030" w:rsidRPr="00E72FDF" w:rsidRDefault="006C1C45" w:rsidP="007E0030">
      <w:pPr>
        <w:keepNext/>
        <w:ind w:left="440"/>
        <w:rPr>
          <w:color w:val="FF0000"/>
        </w:rPr>
      </w:pPr>
      <w:r w:rsidRPr="00E72FDF">
        <w:rPr>
          <w:color w:val="FF0000"/>
        </w:rPr>
        <w:t>df$accident = as.factor(df$accident)</w:t>
      </w:r>
    </w:p>
    <w:p w14:paraId="4C95F9DC" w14:textId="3BD1967D" w:rsidR="006C1C45" w:rsidRPr="00E72FDF" w:rsidRDefault="006C1C45" w:rsidP="007E0030">
      <w:pPr>
        <w:keepNext/>
        <w:ind w:left="440"/>
        <w:rPr>
          <w:color w:val="FF0000"/>
        </w:rPr>
      </w:pPr>
      <w:r w:rsidRPr="00E72FDF">
        <w:rPr>
          <w:color w:val="FF0000"/>
        </w:rPr>
        <w:t xml:space="preserve">Why as.factor is used? </w:t>
      </w:r>
    </w:p>
    <w:p w14:paraId="68CEDEA1" w14:textId="77777777" w:rsidR="00E72FDF" w:rsidRPr="00E72FDF" w:rsidRDefault="00E72FDF" w:rsidP="00E72FDF">
      <w:pPr>
        <w:spacing w:before="100" w:beforeAutospacing="1" w:after="100" w:afterAutospacing="1"/>
        <w:rPr>
          <w:color w:val="FF0000"/>
        </w:rPr>
      </w:pPr>
      <w:r w:rsidRPr="00E72FDF">
        <w:rPr>
          <w:rFonts w:hAnsi="Symbol"/>
          <w:color w:val="FF0000"/>
        </w:rPr>
        <w:t></w:t>
      </w:r>
      <w:r w:rsidRPr="00E72FDF">
        <w:rPr>
          <w:color w:val="FF0000"/>
        </w:rPr>
        <w:t xml:space="preserve">  </w:t>
      </w:r>
      <w:r w:rsidRPr="00E72FDF">
        <w:rPr>
          <w:rStyle w:val="Strong"/>
          <w:rFonts w:eastAsiaTheme="majorEastAsia"/>
          <w:color w:val="FF0000"/>
        </w:rPr>
        <w:t>Converts</w:t>
      </w:r>
      <w:r w:rsidRPr="00E72FDF">
        <w:rPr>
          <w:color w:val="FF0000"/>
        </w:rPr>
        <w:t xml:space="preserve"> a numeric or character column into a </w:t>
      </w:r>
      <w:r w:rsidRPr="00E72FDF">
        <w:rPr>
          <w:rStyle w:val="HTMLCode"/>
          <w:rFonts w:eastAsiaTheme="majorEastAsia"/>
          <w:color w:val="FF0000"/>
        </w:rPr>
        <w:t>factor</w:t>
      </w:r>
      <w:r w:rsidRPr="00E72FDF">
        <w:rPr>
          <w:color w:val="FF0000"/>
        </w:rPr>
        <w:t xml:space="preserve"> (categorical variable).</w:t>
      </w:r>
    </w:p>
    <w:p w14:paraId="633FB169" w14:textId="16DA1C71" w:rsidR="00E72FDF" w:rsidRPr="00E72FDF" w:rsidRDefault="00E72FDF" w:rsidP="00E72FDF">
      <w:pPr>
        <w:spacing w:before="100" w:beforeAutospacing="1" w:after="100" w:afterAutospacing="1"/>
        <w:rPr>
          <w:color w:val="FF0000"/>
        </w:rPr>
      </w:pPr>
      <w:r w:rsidRPr="00E72FDF">
        <w:rPr>
          <w:rFonts w:hAnsi="Symbol"/>
          <w:color w:val="FF0000"/>
        </w:rPr>
        <w:t></w:t>
      </w:r>
      <w:r w:rsidRPr="00E72FDF">
        <w:rPr>
          <w:color w:val="FF0000"/>
        </w:rPr>
        <w:t xml:space="preserve">  </w:t>
      </w:r>
      <w:r w:rsidRPr="00E72FDF">
        <w:rPr>
          <w:rStyle w:val="Strong"/>
          <w:rFonts w:eastAsiaTheme="majorEastAsia"/>
          <w:color w:val="FF0000"/>
        </w:rPr>
        <w:t>Enables grouping in visualizations</w:t>
      </w:r>
      <w:r w:rsidRPr="00E72FDF">
        <w:rPr>
          <w:color w:val="FF0000"/>
        </w:rPr>
        <w:t xml:space="preserve">, e.g., different colors/shapes for each accident type in </w:t>
      </w:r>
      <w:r w:rsidRPr="00E72FDF">
        <w:rPr>
          <w:rStyle w:val="HTMLCode"/>
          <w:rFonts w:eastAsiaTheme="majorEastAsia"/>
          <w:color w:val="FF0000"/>
        </w:rPr>
        <w:t>ggplot2</w:t>
      </w:r>
      <w:r w:rsidRPr="00E72FDF">
        <w:rPr>
          <w:color w:val="FF0000"/>
        </w:rPr>
        <w:t>.</w:t>
      </w:r>
    </w:p>
    <w:p w14:paraId="1D85EAB4" w14:textId="1AA45439" w:rsidR="00E72FDF" w:rsidRPr="00E72FDF" w:rsidRDefault="00E72FDF" w:rsidP="00E72FDF">
      <w:pPr>
        <w:spacing w:before="100" w:beforeAutospacing="1" w:after="100" w:afterAutospacing="1"/>
        <w:rPr>
          <w:color w:val="FF0000"/>
        </w:rPr>
      </w:pPr>
      <w:r w:rsidRPr="00E72FDF">
        <w:rPr>
          <w:rFonts w:hAnsi="Symbol"/>
          <w:color w:val="FF0000"/>
        </w:rPr>
        <w:t></w:t>
      </w:r>
      <w:r w:rsidRPr="00E72FDF">
        <w:rPr>
          <w:color w:val="FF0000"/>
        </w:rPr>
        <w:t xml:space="preserve"> </w:t>
      </w:r>
      <w:r w:rsidRPr="00E72FDF">
        <w:rPr>
          <w:rStyle w:val="Strong"/>
          <w:rFonts w:eastAsiaTheme="majorEastAsia"/>
          <w:color w:val="FF0000"/>
        </w:rPr>
        <w:t>Tells models</w:t>
      </w:r>
      <w:r w:rsidRPr="00E72FDF">
        <w:rPr>
          <w:color w:val="FF0000"/>
        </w:rPr>
        <w:t xml:space="preserve"> (like </w:t>
      </w:r>
      <w:r w:rsidRPr="00E72FDF">
        <w:rPr>
          <w:rStyle w:val="HTMLCode"/>
          <w:rFonts w:eastAsiaTheme="majorEastAsia"/>
          <w:color w:val="FF0000"/>
        </w:rPr>
        <w:t>glm</w:t>
      </w:r>
      <w:r w:rsidRPr="00E72FDF">
        <w:rPr>
          <w:color w:val="FF0000"/>
        </w:rPr>
        <w:t xml:space="preserve">, </w:t>
      </w:r>
      <w:r w:rsidRPr="00E72FDF">
        <w:rPr>
          <w:rStyle w:val="HTMLCode"/>
          <w:rFonts w:eastAsiaTheme="majorEastAsia"/>
          <w:color w:val="FF0000"/>
        </w:rPr>
        <w:t>lm</w:t>
      </w:r>
      <w:r w:rsidRPr="00E72FDF">
        <w:rPr>
          <w:color w:val="FF0000"/>
        </w:rPr>
        <w:t xml:space="preserve">, etc.) to treat </w:t>
      </w:r>
      <w:r w:rsidRPr="00E72FDF">
        <w:rPr>
          <w:rStyle w:val="HTMLCode"/>
          <w:rFonts w:eastAsiaTheme="majorEastAsia"/>
          <w:color w:val="FF0000"/>
        </w:rPr>
        <w:t>accident</w:t>
      </w:r>
      <w:r w:rsidRPr="00E72FDF">
        <w:rPr>
          <w:color w:val="FF0000"/>
        </w:rPr>
        <w:t xml:space="preserve"> as a </w:t>
      </w:r>
      <w:r w:rsidRPr="00E72FDF">
        <w:rPr>
          <w:rStyle w:val="Strong"/>
          <w:rFonts w:eastAsiaTheme="majorEastAsia"/>
          <w:color w:val="FF0000"/>
        </w:rPr>
        <w:t>categorical predictor</w:t>
      </w:r>
      <w:r w:rsidRPr="00E72FDF">
        <w:rPr>
          <w:color w:val="FF0000"/>
        </w:rPr>
        <w:t>, not a continuous one.</w:t>
      </w:r>
    </w:p>
    <w:p w14:paraId="41BE1E26" w14:textId="77777777" w:rsidR="00E72FDF" w:rsidRDefault="00E72FDF" w:rsidP="007E0030">
      <w:pPr>
        <w:keepNext/>
        <w:ind w:left="440"/>
      </w:pPr>
    </w:p>
    <w:p w14:paraId="3362B993" w14:textId="58AEBC5C" w:rsidR="00893029" w:rsidRDefault="00893029" w:rsidP="0089302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 xml:space="preserve">The dependent variable in the data set is </w:t>
      </w:r>
      <w:r>
        <w:rPr>
          <w:rFonts w:eastAsiaTheme="minorEastAsia"/>
          <w:lang w:eastAsia="zh-CN"/>
        </w:rPr>
        <w:t>whether</w:t>
      </w:r>
      <w:r>
        <w:rPr>
          <w:rFonts w:eastAsiaTheme="minorEastAsia" w:hint="eastAsia"/>
          <w:lang w:eastAsia="zh-CN"/>
        </w:rPr>
        <w:t xml:space="preserve"> there is a traffic accident at t</w:t>
      </w:r>
      <w:r w:rsidR="00BF1E70">
        <w:rPr>
          <w:rFonts w:eastAsiaTheme="minorEastAsia"/>
          <w:lang w:eastAsia="zh-CN"/>
        </w:rPr>
        <w:t>he</w:t>
      </w:r>
      <w:r>
        <w:rPr>
          <w:rFonts w:eastAsiaTheme="minorEastAsia" w:hint="eastAsia"/>
          <w:lang w:eastAsia="zh-CN"/>
        </w:rPr>
        <w:t xml:space="preserve"> location.</w:t>
      </w:r>
    </w:p>
    <w:p w14:paraId="4D4C3F42" w14:textId="77777777" w:rsidR="000A1F1E" w:rsidRDefault="000A1F1E" w:rsidP="00893029">
      <w:pPr>
        <w:rPr>
          <w:rFonts w:eastAsiaTheme="minorEastAsia"/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321"/>
      </w:tblGrid>
      <w:tr w:rsidR="00893029" w14:paraId="70AE2F46" w14:textId="77777777" w:rsidTr="00BF1E70">
        <w:tc>
          <w:tcPr>
            <w:tcW w:w="2695" w:type="dxa"/>
          </w:tcPr>
          <w:p w14:paraId="19DFAE7F" w14:textId="27CD9279" w:rsidR="00893029" w:rsidRPr="00BF1E70" w:rsidRDefault="00893029" w:rsidP="00893029">
            <w:pPr>
              <w:rPr>
                <w:rFonts w:eastAsiaTheme="minorEastAsia"/>
                <w:b/>
                <w:bCs/>
                <w:lang w:eastAsia="zh-CN"/>
              </w:rPr>
            </w:pPr>
            <w:r w:rsidRPr="00BF1E70">
              <w:rPr>
                <w:rFonts w:eastAsiaTheme="minorEastAsia" w:hint="eastAsia"/>
                <w:b/>
                <w:bCs/>
                <w:lang w:eastAsia="zh-CN"/>
              </w:rPr>
              <w:t>Dependent variable</w:t>
            </w:r>
          </w:p>
        </w:tc>
        <w:tc>
          <w:tcPr>
            <w:tcW w:w="6321" w:type="dxa"/>
          </w:tcPr>
          <w:p w14:paraId="3535EC12" w14:textId="651C50B3" w:rsidR="00893029" w:rsidRPr="00BF1E70" w:rsidRDefault="00893029" w:rsidP="00893029">
            <w:pPr>
              <w:rPr>
                <w:rFonts w:eastAsiaTheme="minorEastAsia"/>
                <w:b/>
                <w:bCs/>
                <w:lang w:eastAsia="zh-CN"/>
              </w:rPr>
            </w:pPr>
            <w:r w:rsidRPr="00BF1E70">
              <w:rPr>
                <w:rFonts w:eastAsiaTheme="minorEastAsia" w:hint="eastAsia"/>
                <w:b/>
                <w:bCs/>
                <w:lang w:eastAsia="zh-CN"/>
              </w:rPr>
              <w:t>Description</w:t>
            </w:r>
          </w:p>
        </w:tc>
      </w:tr>
      <w:tr w:rsidR="00893029" w14:paraId="4E7F9F11" w14:textId="77777777" w:rsidTr="00BF1E70">
        <w:tc>
          <w:tcPr>
            <w:tcW w:w="2695" w:type="dxa"/>
          </w:tcPr>
          <w:p w14:paraId="3D8B249F" w14:textId="09F524B4" w:rsidR="00893029" w:rsidRPr="00BF1E70" w:rsidRDefault="00893029" w:rsidP="00893029">
            <w:pPr>
              <w:rPr>
                <w:rFonts w:eastAsiaTheme="minorEastAsia"/>
                <w:b/>
                <w:bCs/>
                <w:lang w:eastAsia="zh-CN"/>
              </w:rPr>
            </w:pPr>
            <w:r w:rsidRPr="00BF1E70">
              <w:rPr>
                <w:rFonts w:eastAsiaTheme="minorEastAsia" w:hint="eastAsia"/>
                <w:b/>
                <w:bCs/>
                <w:lang w:eastAsia="zh-CN"/>
              </w:rPr>
              <w:t>accident</w:t>
            </w:r>
          </w:p>
        </w:tc>
        <w:tc>
          <w:tcPr>
            <w:tcW w:w="6321" w:type="dxa"/>
          </w:tcPr>
          <w:p w14:paraId="1E08B11E" w14:textId="2DA72C1B" w:rsidR="00893029" w:rsidRDefault="00893029" w:rsidP="00893029">
            <w:pPr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 xml:space="preserve">a factor with </w:t>
            </w:r>
            <w:r w:rsidR="000A1F1E">
              <w:rPr>
                <w:rFonts w:eastAsiaTheme="minorEastAsia"/>
                <w:lang w:eastAsia="zh-CN"/>
              </w:rPr>
              <w:t>levels: ‘0’; ‘1’</w:t>
            </w:r>
          </w:p>
        </w:tc>
      </w:tr>
    </w:tbl>
    <w:p w14:paraId="64F7CECD" w14:textId="77777777" w:rsidR="00893029" w:rsidRDefault="00893029" w:rsidP="00893029">
      <w:pPr>
        <w:rPr>
          <w:rFonts w:eastAsiaTheme="minorEastAsia"/>
          <w:lang w:eastAsia="zh-CN"/>
        </w:rPr>
      </w:pPr>
    </w:p>
    <w:p w14:paraId="484447C9" w14:textId="50BE36C0" w:rsidR="000A1F1E" w:rsidRDefault="000A1F1E" w:rsidP="0089302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 xml:space="preserve">The independent variable </w:t>
      </w:r>
      <w:r>
        <w:rPr>
          <w:rFonts w:eastAsiaTheme="minorEastAsia"/>
          <w:lang w:eastAsia="zh-CN"/>
        </w:rPr>
        <w:t>describes</w:t>
      </w:r>
      <w:r>
        <w:rPr>
          <w:rFonts w:eastAsiaTheme="minorEastAsia" w:hint="eastAsia"/>
          <w:lang w:eastAsia="zh-CN"/>
        </w:rPr>
        <w:t xml:space="preserve"> the geographical environments around the location.</w:t>
      </w:r>
    </w:p>
    <w:p w14:paraId="0FE375BD" w14:textId="77777777" w:rsidR="000A1F1E" w:rsidRDefault="000A1F1E" w:rsidP="00893029">
      <w:pPr>
        <w:rPr>
          <w:rFonts w:eastAsiaTheme="minorEastAsia"/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321"/>
      </w:tblGrid>
      <w:tr w:rsidR="000A1F1E" w14:paraId="27BA3850" w14:textId="77777777" w:rsidTr="00BF1E70">
        <w:tc>
          <w:tcPr>
            <w:tcW w:w="2695" w:type="dxa"/>
          </w:tcPr>
          <w:p w14:paraId="360851ED" w14:textId="5240A227" w:rsidR="000A1F1E" w:rsidRPr="00BF1E70" w:rsidRDefault="000A1F1E" w:rsidP="00893029">
            <w:pPr>
              <w:rPr>
                <w:rFonts w:eastAsiaTheme="minorEastAsia"/>
                <w:b/>
                <w:bCs/>
                <w:lang w:eastAsia="zh-CN"/>
              </w:rPr>
            </w:pPr>
            <w:r w:rsidRPr="00BF1E70">
              <w:rPr>
                <w:rFonts w:eastAsiaTheme="minorEastAsia" w:hint="eastAsia"/>
                <w:b/>
                <w:bCs/>
                <w:lang w:eastAsia="zh-CN"/>
              </w:rPr>
              <w:lastRenderedPageBreak/>
              <w:t>Independent variable</w:t>
            </w:r>
          </w:p>
        </w:tc>
        <w:tc>
          <w:tcPr>
            <w:tcW w:w="6321" w:type="dxa"/>
          </w:tcPr>
          <w:p w14:paraId="783BC324" w14:textId="1DC3944E" w:rsidR="000A1F1E" w:rsidRPr="00BF1E70" w:rsidRDefault="000A1F1E" w:rsidP="00893029">
            <w:pPr>
              <w:rPr>
                <w:rFonts w:eastAsiaTheme="minorEastAsia"/>
                <w:b/>
                <w:bCs/>
                <w:lang w:eastAsia="zh-CN"/>
              </w:rPr>
            </w:pPr>
            <w:r w:rsidRPr="00BF1E70">
              <w:rPr>
                <w:rFonts w:eastAsiaTheme="minorEastAsia" w:hint="eastAsia"/>
                <w:b/>
                <w:bCs/>
                <w:lang w:eastAsia="zh-CN"/>
              </w:rPr>
              <w:t>Description</w:t>
            </w:r>
          </w:p>
        </w:tc>
      </w:tr>
      <w:tr w:rsidR="00893029" w14:paraId="2ADDA95A" w14:textId="77777777" w:rsidTr="00BF1E70">
        <w:tc>
          <w:tcPr>
            <w:tcW w:w="2695" w:type="dxa"/>
          </w:tcPr>
          <w:p w14:paraId="1464EE91" w14:textId="53663C34" w:rsidR="00893029" w:rsidRPr="00BF1E70" w:rsidRDefault="000A1F1E" w:rsidP="00893029">
            <w:pPr>
              <w:rPr>
                <w:rFonts w:eastAsiaTheme="minorEastAsia"/>
                <w:b/>
                <w:bCs/>
                <w:lang w:eastAsia="zh-CN"/>
              </w:rPr>
            </w:pPr>
            <w:r w:rsidRPr="00BF1E70">
              <w:rPr>
                <w:rFonts w:eastAsiaTheme="minorEastAsia"/>
                <w:b/>
                <w:bCs/>
                <w:lang w:eastAsia="zh-CN"/>
              </w:rPr>
              <w:t>Hour</w:t>
            </w:r>
          </w:p>
        </w:tc>
        <w:tc>
          <w:tcPr>
            <w:tcW w:w="6321" w:type="dxa"/>
          </w:tcPr>
          <w:p w14:paraId="7F20DD7B" w14:textId="71535154" w:rsidR="00893029" w:rsidRDefault="000A1F1E" w:rsidP="00893029">
            <w:pPr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H</w:t>
            </w:r>
            <w:r>
              <w:rPr>
                <w:rFonts w:eastAsiaTheme="minorEastAsia" w:hint="eastAsia"/>
                <w:lang w:eastAsia="zh-CN"/>
              </w:rPr>
              <w:t>our of the day, from 0 - 23</w:t>
            </w:r>
          </w:p>
        </w:tc>
      </w:tr>
      <w:tr w:rsidR="00893029" w14:paraId="707E125A" w14:textId="77777777" w:rsidTr="00BF1E70">
        <w:tc>
          <w:tcPr>
            <w:tcW w:w="2695" w:type="dxa"/>
          </w:tcPr>
          <w:p w14:paraId="079CDEA5" w14:textId="6100CCAD" w:rsidR="00893029" w:rsidRPr="00BF1E70" w:rsidRDefault="007558EE" w:rsidP="00893029">
            <w:pPr>
              <w:rPr>
                <w:rFonts w:eastAsiaTheme="minorEastAsia"/>
                <w:b/>
                <w:bCs/>
                <w:lang w:eastAsia="zh-CN"/>
              </w:rPr>
            </w:pPr>
            <w:r w:rsidRPr="007558EE">
              <w:rPr>
                <w:rFonts w:eastAsiaTheme="minorEastAsia"/>
                <w:b/>
                <w:bCs/>
                <w:lang w:eastAsia="zh-CN"/>
              </w:rPr>
              <w:t>F_SYSTEM</w:t>
            </w:r>
          </w:p>
        </w:tc>
        <w:tc>
          <w:tcPr>
            <w:tcW w:w="6321" w:type="dxa"/>
          </w:tcPr>
          <w:p w14:paraId="281609AE" w14:textId="6303E00B" w:rsidR="00893029" w:rsidRDefault="000A1F1E" w:rsidP="00893029">
            <w:pPr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Road type</w:t>
            </w:r>
            <w:r w:rsidR="007558EE">
              <w:rPr>
                <w:rFonts w:eastAsiaTheme="minorEastAsia"/>
                <w:lang w:eastAsia="zh-CN"/>
              </w:rPr>
              <w:t xml:space="preserve"> </w:t>
            </w:r>
            <w:r w:rsidR="00E82C1D">
              <w:rPr>
                <w:rFonts w:eastAsiaTheme="minorEastAsia"/>
                <w:lang w:eastAsia="zh-CN"/>
              </w:rPr>
              <w:t>at different</w:t>
            </w:r>
            <w:r w:rsidR="00C4091C">
              <w:rPr>
                <w:rFonts w:eastAsiaTheme="minorEastAsia"/>
                <w:lang w:eastAsia="zh-CN"/>
              </w:rPr>
              <w:t xml:space="preserve"> levels: 0 -7</w:t>
            </w:r>
          </w:p>
        </w:tc>
      </w:tr>
      <w:tr w:rsidR="00893029" w14:paraId="095FB7F5" w14:textId="77777777" w:rsidTr="00BF1E70">
        <w:tc>
          <w:tcPr>
            <w:tcW w:w="2695" w:type="dxa"/>
          </w:tcPr>
          <w:p w14:paraId="2F93051A" w14:textId="4852B1AF" w:rsidR="00893029" w:rsidRPr="00BF1E70" w:rsidRDefault="004362D8" w:rsidP="00893029">
            <w:pPr>
              <w:rPr>
                <w:rFonts w:eastAsiaTheme="minorEastAsia"/>
                <w:b/>
                <w:bCs/>
                <w:lang w:eastAsia="zh-CN"/>
              </w:rPr>
            </w:pPr>
            <w:r w:rsidRPr="00BF1E70">
              <w:rPr>
                <w:rFonts w:eastAsiaTheme="minorEastAsia"/>
                <w:b/>
                <w:bCs/>
                <w:lang w:eastAsia="zh-CN"/>
              </w:rPr>
              <w:t>intersect</w:t>
            </w:r>
          </w:p>
        </w:tc>
        <w:tc>
          <w:tcPr>
            <w:tcW w:w="6321" w:type="dxa"/>
          </w:tcPr>
          <w:p w14:paraId="36377A68" w14:textId="70469E64" w:rsidR="00893029" w:rsidRDefault="000A1F1E" w:rsidP="00893029">
            <w:pPr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W</w:t>
            </w:r>
            <w:r>
              <w:rPr>
                <w:rFonts w:eastAsiaTheme="minorEastAsia" w:hint="eastAsia"/>
                <w:lang w:eastAsia="zh-CN"/>
              </w:rPr>
              <w:t xml:space="preserve">hether the accident </w:t>
            </w:r>
            <w:r w:rsidR="007558EE">
              <w:rPr>
                <w:rFonts w:eastAsiaTheme="minorEastAsia"/>
                <w:lang w:eastAsia="zh-CN"/>
              </w:rPr>
              <w:t>occurred at</w:t>
            </w:r>
            <w:r>
              <w:rPr>
                <w:rFonts w:eastAsiaTheme="minorEastAsia" w:hint="eastAsia"/>
                <w:lang w:eastAsia="zh-CN"/>
              </w:rPr>
              <w:t xml:space="preserve"> </w:t>
            </w:r>
            <w:r w:rsidR="007558EE">
              <w:rPr>
                <w:rFonts w:eastAsiaTheme="minorEastAsia"/>
                <w:lang w:eastAsia="zh-CN"/>
              </w:rPr>
              <w:t>a</w:t>
            </w:r>
            <w:r>
              <w:rPr>
                <w:rFonts w:eastAsiaTheme="minorEastAsia" w:hint="eastAsia"/>
                <w:lang w:eastAsia="zh-CN"/>
              </w:rPr>
              <w:t xml:space="preserve"> major intersection</w:t>
            </w:r>
          </w:p>
        </w:tc>
      </w:tr>
      <w:tr w:rsidR="00893029" w14:paraId="34E8D18D" w14:textId="77777777" w:rsidTr="00BF1E70">
        <w:tc>
          <w:tcPr>
            <w:tcW w:w="2695" w:type="dxa"/>
          </w:tcPr>
          <w:p w14:paraId="3820F31E" w14:textId="2757930E" w:rsidR="00893029" w:rsidRPr="00BF1E70" w:rsidRDefault="000A1F1E" w:rsidP="00893029">
            <w:pPr>
              <w:rPr>
                <w:rFonts w:eastAsiaTheme="minorEastAsia"/>
                <w:b/>
                <w:bCs/>
                <w:lang w:eastAsia="zh-CN"/>
              </w:rPr>
            </w:pPr>
            <w:r w:rsidRPr="00BF1E70">
              <w:rPr>
                <w:rFonts w:eastAsiaTheme="minorEastAsia"/>
                <w:b/>
                <w:bCs/>
                <w:lang w:eastAsia="zh-CN"/>
              </w:rPr>
              <w:t>NUM_LANES</w:t>
            </w:r>
          </w:p>
        </w:tc>
        <w:tc>
          <w:tcPr>
            <w:tcW w:w="6321" w:type="dxa"/>
          </w:tcPr>
          <w:p w14:paraId="631B99D1" w14:textId="71B37935" w:rsidR="00893029" w:rsidRDefault="000A1F1E" w:rsidP="00893029">
            <w:pPr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The number of lanes</w:t>
            </w:r>
          </w:p>
        </w:tc>
      </w:tr>
      <w:tr w:rsidR="00893029" w14:paraId="29A44CDA" w14:textId="77777777" w:rsidTr="00BF1E70">
        <w:tc>
          <w:tcPr>
            <w:tcW w:w="2695" w:type="dxa"/>
          </w:tcPr>
          <w:p w14:paraId="62BBD3E7" w14:textId="0D2B5943" w:rsidR="00893029" w:rsidRPr="00BF1E70" w:rsidRDefault="004362D8" w:rsidP="00893029">
            <w:pPr>
              <w:rPr>
                <w:rFonts w:eastAsiaTheme="minorEastAsia"/>
                <w:b/>
                <w:bCs/>
                <w:lang w:eastAsia="zh-CN"/>
              </w:rPr>
            </w:pPr>
            <w:r w:rsidRPr="00BF1E70">
              <w:rPr>
                <w:rFonts w:eastAsiaTheme="minorEastAsia"/>
                <w:b/>
                <w:bCs/>
                <w:lang w:eastAsia="zh-CN"/>
              </w:rPr>
              <w:t>lane_width</w:t>
            </w:r>
          </w:p>
        </w:tc>
        <w:tc>
          <w:tcPr>
            <w:tcW w:w="6321" w:type="dxa"/>
          </w:tcPr>
          <w:p w14:paraId="5ABD4246" w14:textId="5E141A1F" w:rsidR="00893029" w:rsidRDefault="000A1F1E" w:rsidP="00893029">
            <w:pPr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Lane width</w:t>
            </w:r>
          </w:p>
        </w:tc>
      </w:tr>
      <w:tr w:rsidR="000A1F1E" w14:paraId="71DAB34E" w14:textId="77777777" w:rsidTr="00BF1E70">
        <w:tc>
          <w:tcPr>
            <w:tcW w:w="2695" w:type="dxa"/>
          </w:tcPr>
          <w:p w14:paraId="703A15F2" w14:textId="2D321718" w:rsidR="000A1F1E" w:rsidRPr="00BF1E70" w:rsidRDefault="000A1F1E" w:rsidP="00893029">
            <w:pPr>
              <w:rPr>
                <w:rFonts w:eastAsiaTheme="minorEastAsia"/>
                <w:b/>
                <w:bCs/>
                <w:lang w:eastAsia="zh-CN"/>
              </w:rPr>
            </w:pPr>
            <w:r w:rsidRPr="00BF1E70">
              <w:rPr>
                <w:rFonts w:eastAsiaTheme="minorEastAsia"/>
                <w:b/>
                <w:bCs/>
                <w:lang w:eastAsia="zh-CN"/>
              </w:rPr>
              <w:t>BelowFreez</w:t>
            </w:r>
          </w:p>
        </w:tc>
        <w:tc>
          <w:tcPr>
            <w:tcW w:w="6321" w:type="dxa"/>
          </w:tcPr>
          <w:p w14:paraId="7F68C857" w14:textId="4DDFCA25" w:rsidR="000A1F1E" w:rsidRDefault="007558EE" w:rsidP="00893029">
            <w:pPr>
              <w:rPr>
                <w:rFonts w:eastAsiaTheme="minorEastAsia"/>
                <w:lang w:eastAsia="zh-CN"/>
              </w:rPr>
            </w:pPr>
            <w:r w:rsidRPr="007558EE">
              <w:rPr>
                <w:rFonts w:eastAsiaTheme="minorEastAsia"/>
                <w:lang w:eastAsia="zh-CN"/>
              </w:rPr>
              <w:t>Whether the temperature is below freezing</w:t>
            </w:r>
            <w:r w:rsidR="000A1F1E">
              <w:rPr>
                <w:rFonts w:eastAsiaTheme="minorEastAsia" w:hint="eastAsia"/>
                <w:lang w:eastAsia="zh-CN"/>
              </w:rPr>
              <w:t xml:space="preserve">, a factor with </w:t>
            </w:r>
            <w:r w:rsidR="000A1F1E">
              <w:rPr>
                <w:rFonts w:eastAsiaTheme="minorEastAsia"/>
                <w:lang w:eastAsia="zh-CN"/>
              </w:rPr>
              <w:t>levels: ‘</w:t>
            </w:r>
            <w:r w:rsidR="000A1F1E">
              <w:rPr>
                <w:rFonts w:eastAsiaTheme="minorEastAsia" w:hint="eastAsia"/>
                <w:lang w:eastAsia="zh-CN"/>
              </w:rPr>
              <w:t>FALSE</w:t>
            </w:r>
            <w:r w:rsidR="000A1F1E">
              <w:rPr>
                <w:rFonts w:eastAsiaTheme="minorEastAsia"/>
                <w:lang w:eastAsia="zh-CN"/>
              </w:rPr>
              <w:t>’; ‘</w:t>
            </w:r>
            <w:r w:rsidR="000A1F1E">
              <w:rPr>
                <w:rFonts w:eastAsiaTheme="minorEastAsia" w:hint="eastAsia"/>
                <w:lang w:eastAsia="zh-CN"/>
              </w:rPr>
              <w:t>TRUE</w:t>
            </w:r>
            <w:r w:rsidR="000A1F1E">
              <w:rPr>
                <w:rFonts w:eastAsiaTheme="minorEastAsia"/>
                <w:lang w:eastAsia="zh-CN"/>
              </w:rPr>
              <w:t>’</w:t>
            </w:r>
          </w:p>
        </w:tc>
      </w:tr>
      <w:tr w:rsidR="000A1F1E" w14:paraId="6DA1FBEC" w14:textId="77777777" w:rsidTr="00BF1E70">
        <w:tc>
          <w:tcPr>
            <w:tcW w:w="2695" w:type="dxa"/>
          </w:tcPr>
          <w:p w14:paraId="3AA13090" w14:textId="75BF1F3A" w:rsidR="000A1F1E" w:rsidRPr="00BF1E70" w:rsidRDefault="000A1F1E" w:rsidP="00893029">
            <w:pPr>
              <w:rPr>
                <w:rFonts w:eastAsiaTheme="minorEastAsia"/>
                <w:b/>
                <w:bCs/>
                <w:lang w:eastAsia="zh-CN"/>
              </w:rPr>
            </w:pPr>
            <w:r w:rsidRPr="00BF1E70">
              <w:rPr>
                <w:rFonts w:eastAsiaTheme="minorEastAsia"/>
                <w:b/>
                <w:bCs/>
                <w:lang w:eastAsia="zh-CN"/>
              </w:rPr>
              <w:t>Fog</w:t>
            </w:r>
          </w:p>
        </w:tc>
        <w:tc>
          <w:tcPr>
            <w:tcW w:w="6321" w:type="dxa"/>
          </w:tcPr>
          <w:p w14:paraId="54D0E9B1" w14:textId="775D5479" w:rsidR="000A1F1E" w:rsidRDefault="007558EE" w:rsidP="00893029">
            <w:pPr>
              <w:rPr>
                <w:rFonts w:eastAsiaTheme="minorEastAsia"/>
                <w:lang w:eastAsia="zh-CN"/>
              </w:rPr>
            </w:pPr>
            <w:r w:rsidRPr="007558EE">
              <w:rPr>
                <w:rFonts w:eastAsiaTheme="minorEastAsia"/>
                <w:lang w:eastAsia="zh-CN"/>
              </w:rPr>
              <w:t>Whether foggy conditions are present</w:t>
            </w:r>
            <w:r>
              <w:rPr>
                <w:rFonts w:eastAsiaTheme="minorEastAsia"/>
                <w:lang w:eastAsia="zh-CN"/>
              </w:rPr>
              <w:t xml:space="preserve">: </w:t>
            </w:r>
            <w:r w:rsidR="000A1F1E">
              <w:rPr>
                <w:rFonts w:eastAsiaTheme="minorEastAsia"/>
                <w:lang w:eastAsia="zh-CN"/>
              </w:rPr>
              <w:t>‘</w:t>
            </w:r>
            <w:r w:rsidR="000A1F1E">
              <w:rPr>
                <w:rFonts w:eastAsiaTheme="minorEastAsia" w:hint="eastAsia"/>
                <w:lang w:eastAsia="zh-CN"/>
              </w:rPr>
              <w:t>FALSE</w:t>
            </w:r>
            <w:r w:rsidR="000A1F1E">
              <w:rPr>
                <w:rFonts w:eastAsiaTheme="minorEastAsia"/>
                <w:lang w:eastAsia="zh-CN"/>
              </w:rPr>
              <w:t>’; ‘</w:t>
            </w:r>
            <w:r w:rsidR="000A1F1E">
              <w:rPr>
                <w:rFonts w:eastAsiaTheme="minorEastAsia" w:hint="eastAsia"/>
                <w:lang w:eastAsia="zh-CN"/>
              </w:rPr>
              <w:t>TRUE</w:t>
            </w:r>
            <w:r w:rsidR="000A1F1E">
              <w:rPr>
                <w:rFonts w:eastAsiaTheme="minorEastAsia"/>
                <w:lang w:eastAsia="zh-CN"/>
              </w:rPr>
              <w:t>’</w:t>
            </w:r>
          </w:p>
        </w:tc>
      </w:tr>
      <w:tr w:rsidR="000A1F1E" w14:paraId="110F4E91" w14:textId="77777777" w:rsidTr="00BF1E70">
        <w:tc>
          <w:tcPr>
            <w:tcW w:w="2695" w:type="dxa"/>
          </w:tcPr>
          <w:p w14:paraId="70DD850E" w14:textId="5A2E9CE0" w:rsidR="000A1F1E" w:rsidRPr="00BF1E70" w:rsidRDefault="000A1F1E" w:rsidP="00893029">
            <w:pPr>
              <w:rPr>
                <w:rFonts w:eastAsiaTheme="minorEastAsia"/>
                <w:b/>
                <w:bCs/>
                <w:lang w:eastAsia="zh-CN"/>
              </w:rPr>
            </w:pPr>
            <w:r w:rsidRPr="00BF1E70">
              <w:rPr>
                <w:rFonts w:eastAsiaTheme="minorEastAsia"/>
                <w:b/>
                <w:bCs/>
                <w:lang w:eastAsia="zh-CN"/>
              </w:rPr>
              <w:t>Thunder</w:t>
            </w:r>
          </w:p>
        </w:tc>
        <w:tc>
          <w:tcPr>
            <w:tcW w:w="6321" w:type="dxa"/>
          </w:tcPr>
          <w:p w14:paraId="7D4667F6" w14:textId="7E830D59" w:rsidR="000A1F1E" w:rsidRDefault="007558EE" w:rsidP="00893029">
            <w:pPr>
              <w:rPr>
                <w:rFonts w:eastAsiaTheme="minorEastAsia"/>
                <w:lang w:eastAsia="zh-CN"/>
              </w:rPr>
            </w:pPr>
            <w:r w:rsidRPr="007558EE">
              <w:rPr>
                <w:rFonts w:eastAsiaTheme="minorEastAsia"/>
                <w:lang w:eastAsia="zh-CN"/>
              </w:rPr>
              <w:t>Whether thunderstorms are present</w:t>
            </w:r>
            <w:r w:rsidR="000A1F1E">
              <w:rPr>
                <w:rFonts w:eastAsiaTheme="minorEastAsia"/>
                <w:lang w:eastAsia="zh-CN"/>
              </w:rPr>
              <w:t>: ‘</w:t>
            </w:r>
            <w:r w:rsidR="000A1F1E">
              <w:rPr>
                <w:rFonts w:eastAsiaTheme="minorEastAsia" w:hint="eastAsia"/>
                <w:lang w:eastAsia="zh-CN"/>
              </w:rPr>
              <w:t>FALSE</w:t>
            </w:r>
            <w:r w:rsidR="000A1F1E">
              <w:rPr>
                <w:rFonts w:eastAsiaTheme="minorEastAsia"/>
                <w:lang w:eastAsia="zh-CN"/>
              </w:rPr>
              <w:t>’; ‘</w:t>
            </w:r>
            <w:r w:rsidR="000A1F1E">
              <w:rPr>
                <w:rFonts w:eastAsiaTheme="minorEastAsia" w:hint="eastAsia"/>
                <w:lang w:eastAsia="zh-CN"/>
              </w:rPr>
              <w:t>TRUE</w:t>
            </w:r>
            <w:r w:rsidR="000A1F1E">
              <w:rPr>
                <w:rFonts w:eastAsiaTheme="minorEastAsia"/>
                <w:lang w:eastAsia="zh-CN"/>
              </w:rPr>
              <w:t>’</w:t>
            </w:r>
          </w:p>
        </w:tc>
      </w:tr>
      <w:tr w:rsidR="000A1F1E" w14:paraId="43B4BDDA" w14:textId="77777777" w:rsidTr="00BF1E70">
        <w:tc>
          <w:tcPr>
            <w:tcW w:w="2695" w:type="dxa"/>
          </w:tcPr>
          <w:p w14:paraId="3072AF8D" w14:textId="62B9D9C0" w:rsidR="000A1F1E" w:rsidRPr="00BF1E70" w:rsidRDefault="000A1F1E" w:rsidP="00893029">
            <w:pPr>
              <w:rPr>
                <w:rFonts w:eastAsiaTheme="minorEastAsia"/>
                <w:b/>
                <w:bCs/>
                <w:lang w:eastAsia="zh-CN"/>
              </w:rPr>
            </w:pPr>
            <w:r w:rsidRPr="00BF1E70">
              <w:rPr>
                <w:rFonts w:eastAsiaTheme="minorEastAsia"/>
                <w:b/>
                <w:bCs/>
                <w:lang w:eastAsia="zh-CN"/>
              </w:rPr>
              <w:t>FrozenPrec</w:t>
            </w:r>
          </w:p>
        </w:tc>
        <w:tc>
          <w:tcPr>
            <w:tcW w:w="6321" w:type="dxa"/>
          </w:tcPr>
          <w:p w14:paraId="3AC5720A" w14:textId="129C4DC0" w:rsidR="000A1F1E" w:rsidRDefault="007558EE" w:rsidP="00893029">
            <w:pPr>
              <w:rPr>
                <w:rFonts w:eastAsiaTheme="minorEastAsia"/>
                <w:lang w:eastAsia="zh-CN"/>
              </w:rPr>
            </w:pPr>
            <w:r w:rsidRPr="007558EE">
              <w:rPr>
                <w:rFonts w:eastAsiaTheme="minorEastAsia"/>
                <w:lang w:eastAsia="zh-CN"/>
              </w:rPr>
              <w:t>Whether there is frozen precipitation</w:t>
            </w:r>
            <w:r w:rsidR="000A1F1E">
              <w:rPr>
                <w:rFonts w:eastAsiaTheme="minorEastAsia"/>
                <w:lang w:eastAsia="zh-CN"/>
              </w:rPr>
              <w:t>: ‘</w:t>
            </w:r>
            <w:r w:rsidR="000A1F1E">
              <w:rPr>
                <w:rFonts w:eastAsiaTheme="minorEastAsia" w:hint="eastAsia"/>
                <w:lang w:eastAsia="zh-CN"/>
              </w:rPr>
              <w:t>FALSE</w:t>
            </w:r>
            <w:r w:rsidR="000A1F1E">
              <w:rPr>
                <w:rFonts w:eastAsiaTheme="minorEastAsia"/>
                <w:lang w:eastAsia="zh-CN"/>
              </w:rPr>
              <w:t>’; ‘</w:t>
            </w:r>
            <w:r w:rsidR="000A1F1E">
              <w:rPr>
                <w:rFonts w:eastAsiaTheme="minorEastAsia" w:hint="eastAsia"/>
                <w:lang w:eastAsia="zh-CN"/>
              </w:rPr>
              <w:t>TRUE</w:t>
            </w:r>
            <w:r w:rsidR="000A1F1E">
              <w:rPr>
                <w:rFonts w:eastAsiaTheme="minorEastAsia"/>
                <w:lang w:eastAsia="zh-CN"/>
              </w:rPr>
              <w:t>’</w:t>
            </w:r>
          </w:p>
        </w:tc>
      </w:tr>
    </w:tbl>
    <w:p w14:paraId="32E07C8C" w14:textId="77777777" w:rsidR="00893029" w:rsidRDefault="00893029" w:rsidP="00893029">
      <w:pPr>
        <w:rPr>
          <w:rFonts w:eastAsiaTheme="minorEastAsia"/>
          <w:lang w:eastAsia="zh-CN"/>
        </w:rPr>
      </w:pPr>
    </w:p>
    <w:p w14:paraId="4DF034AF" w14:textId="62D36C14" w:rsidR="004362D8" w:rsidRDefault="004362D8" w:rsidP="004362D8">
      <w:pPr>
        <w:pStyle w:val="Heading1"/>
        <w:rPr>
          <w:rFonts w:ascii="Calibri" w:hAnsi="Calibri" w:cs="Calibri"/>
        </w:rPr>
      </w:pPr>
      <w:r w:rsidRPr="00E51D94">
        <w:rPr>
          <w:rFonts w:ascii="Calibri" w:hAnsi="Calibri" w:cs="Calibri"/>
        </w:rPr>
        <w:t xml:space="preserve">Task </w:t>
      </w:r>
      <w:r>
        <w:rPr>
          <w:rFonts w:ascii="Calibri" w:hAnsi="Calibri" w:cs="Calibri" w:hint="eastAsia"/>
          <w:lang w:eastAsia="zh-CN"/>
        </w:rPr>
        <w:t>2</w:t>
      </w:r>
      <w:r w:rsidRPr="00E51D94">
        <w:rPr>
          <w:rFonts w:ascii="Calibri" w:hAnsi="Calibri" w:cs="Calibri"/>
        </w:rPr>
        <w:t xml:space="preserve">: </w:t>
      </w:r>
      <w:r w:rsidR="00EE53ED">
        <w:rPr>
          <w:rFonts w:ascii="Calibri" w:hAnsi="Calibri" w:cs="Calibri" w:hint="eastAsia"/>
          <w:lang w:eastAsia="zh-CN"/>
        </w:rPr>
        <w:t>Build logistic regression model</w:t>
      </w:r>
      <w:r w:rsidRPr="00E51D94">
        <w:rPr>
          <w:rFonts w:ascii="Calibri" w:hAnsi="Calibri" w:cs="Calibri"/>
        </w:rPr>
        <w:t xml:space="preserve"> (</w:t>
      </w:r>
      <w:r w:rsidR="00BF1E70">
        <w:rPr>
          <w:rFonts w:ascii="Calibri" w:hAnsi="Calibri" w:cs="Calibri"/>
          <w:lang w:eastAsia="zh-CN"/>
        </w:rPr>
        <w:t>3</w:t>
      </w:r>
      <w:r w:rsidRPr="00E51D94">
        <w:rPr>
          <w:rFonts w:ascii="Calibri" w:hAnsi="Calibri" w:cs="Calibri"/>
        </w:rPr>
        <w:t xml:space="preserve"> pts)</w:t>
      </w:r>
    </w:p>
    <w:p w14:paraId="3026BA0B" w14:textId="7636AC9C" w:rsidR="004362D8" w:rsidRDefault="004362D8" w:rsidP="004362D8">
      <w:pPr>
        <w:pStyle w:val="ListParagraph"/>
        <w:numPr>
          <w:ilvl w:val="0"/>
          <w:numId w:val="16"/>
        </w:numPr>
        <w:rPr>
          <w:rFonts w:eastAsiaTheme="minorEastAsia"/>
          <w:lang w:eastAsia="zh-CN"/>
        </w:rPr>
      </w:pPr>
      <w:bookmarkStart w:id="1" w:name="OLE_LINK1"/>
      <w:r>
        <w:rPr>
          <w:rFonts w:eastAsiaTheme="minorEastAsia" w:hint="eastAsia"/>
          <w:lang w:eastAsia="zh-CN"/>
        </w:rPr>
        <w:t xml:space="preserve">Build a logistic regression for the probability of accident with independent </w:t>
      </w:r>
      <w:r>
        <w:rPr>
          <w:rFonts w:eastAsiaTheme="minorEastAsia"/>
          <w:lang w:eastAsia="zh-CN"/>
        </w:rPr>
        <w:t>variable</w:t>
      </w:r>
      <w:r>
        <w:rPr>
          <w:rFonts w:eastAsiaTheme="minorEastAsia" w:hint="eastAsia"/>
          <w:lang w:eastAsia="zh-CN"/>
        </w:rPr>
        <w:t xml:space="preserve"> list above and </w:t>
      </w:r>
      <w:r w:rsidR="00BF1E70">
        <w:rPr>
          <w:rFonts w:eastAsiaTheme="minorEastAsia"/>
          <w:lang w:eastAsia="zh-CN"/>
        </w:rPr>
        <w:t xml:space="preserve">provide </w:t>
      </w:r>
      <w:r>
        <w:rPr>
          <w:rFonts w:eastAsiaTheme="minorEastAsia" w:hint="eastAsia"/>
          <w:lang w:eastAsia="zh-CN"/>
        </w:rPr>
        <w:t xml:space="preserve">the 95% confidence intervals around the logistic regression parameters. </w:t>
      </w:r>
    </w:p>
    <w:bookmarkEnd w:id="1"/>
    <w:p w14:paraId="4A0D129E" w14:textId="77777777" w:rsidR="0045612E" w:rsidRDefault="005D2070" w:rsidP="005D2070">
      <w:pPr>
        <w:pStyle w:val="ListParagraph"/>
        <w:ind w:left="360"/>
        <w:rPr>
          <w:rFonts w:eastAsiaTheme="minorEastAsia"/>
          <w:color w:val="FF0000"/>
          <w:sz w:val="22"/>
          <w:szCs w:val="22"/>
          <w:lang w:eastAsia="zh-CN"/>
        </w:rPr>
      </w:pPr>
      <w:r w:rsidRPr="0045612E">
        <w:rPr>
          <w:rFonts w:eastAsiaTheme="minorEastAsia"/>
          <w:color w:val="FF0000"/>
          <w:sz w:val="22"/>
          <w:szCs w:val="22"/>
          <w:lang w:eastAsia="zh-CN"/>
        </w:rPr>
        <w:t>logistic_acc =glm(accident~hour+F_SYSTEM+intersect+NUM_LANES+lane_width+BelowFreez+Fog+Thunder+FrozenPrec,</w:t>
      </w:r>
    </w:p>
    <w:p w14:paraId="4E2E5684" w14:textId="06F397A4" w:rsidR="005D2070" w:rsidRPr="0045612E" w:rsidRDefault="005D2070" w:rsidP="0045612E">
      <w:pPr>
        <w:pStyle w:val="ListParagraph"/>
        <w:ind w:left="2040" w:firstLine="60"/>
        <w:rPr>
          <w:rFonts w:eastAsiaTheme="minorEastAsia"/>
          <w:color w:val="FF0000"/>
          <w:sz w:val="22"/>
          <w:szCs w:val="22"/>
          <w:lang w:eastAsia="zh-CN"/>
        </w:rPr>
      </w:pPr>
      <w:r w:rsidRPr="0045612E">
        <w:rPr>
          <w:rFonts w:eastAsiaTheme="minorEastAsia"/>
          <w:color w:val="FF0000"/>
          <w:sz w:val="22"/>
          <w:szCs w:val="22"/>
          <w:lang w:eastAsia="zh-CN"/>
        </w:rPr>
        <w:t>family = binomial(logit),data = df)</w:t>
      </w:r>
    </w:p>
    <w:p w14:paraId="26EF8D8E" w14:textId="62B9DCCB" w:rsidR="003A4C8D" w:rsidRDefault="005D2070" w:rsidP="005D2070">
      <w:pPr>
        <w:pStyle w:val="ListParagraph"/>
        <w:ind w:left="360"/>
        <w:rPr>
          <w:rFonts w:eastAsiaTheme="minorEastAsia"/>
          <w:color w:val="FF0000"/>
          <w:sz w:val="22"/>
          <w:szCs w:val="22"/>
          <w:lang w:eastAsia="zh-CN"/>
        </w:rPr>
      </w:pPr>
      <w:r w:rsidRPr="0045612E">
        <w:rPr>
          <w:rFonts w:eastAsiaTheme="minorEastAsia"/>
          <w:color w:val="FF0000"/>
          <w:sz w:val="22"/>
          <w:szCs w:val="22"/>
          <w:lang w:eastAsia="zh-CN"/>
        </w:rPr>
        <w:t>summary(logistic_acc)</w:t>
      </w:r>
    </w:p>
    <w:p w14:paraId="17EA3D0F" w14:textId="61071E8F" w:rsidR="00703847" w:rsidRPr="0045612E" w:rsidRDefault="00703847" w:rsidP="005D2070">
      <w:pPr>
        <w:pStyle w:val="ListParagraph"/>
        <w:ind w:left="360"/>
        <w:rPr>
          <w:rFonts w:eastAsiaTheme="minorEastAsia"/>
          <w:color w:val="FF0000"/>
          <w:sz w:val="22"/>
          <w:szCs w:val="22"/>
          <w:lang w:eastAsia="zh-CN"/>
        </w:rPr>
      </w:pPr>
      <w:r w:rsidRPr="00703847">
        <w:rPr>
          <w:rFonts w:eastAsiaTheme="minorEastAsia"/>
          <w:color w:val="FF0000"/>
          <w:sz w:val="22"/>
          <w:szCs w:val="22"/>
          <w:lang w:eastAsia="zh-CN"/>
        </w:rPr>
        <w:t>confint(logistic_acc, level = 0.95)</w:t>
      </w:r>
    </w:p>
    <w:p w14:paraId="39142241" w14:textId="75DE0A2A" w:rsidR="003A4C8D" w:rsidRDefault="003A4C8D" w:rsidP="003A4C8D">
      <w:pPr>
        <w:pStyle w:val="ListParagraph"/>
        <w:ind w:left="360"/>
        <w:rPr>
          <w:rFonts w:eastAsiaTheme="minorEastAsia"/>
          <w:lang w:eastAsia="zh-CN"/>
        </w:rPr>
      </w:pPr>
      <w:r w:rsidRPr="003A4C8D">
        <w:rPr>
          <w:rFonts w:eastAsiaTheme="minorEastAsia"/>
          <w:noProof/>
          <w:lang w:eastAsia="zh-CN"/>
        </w:rPr>
        <w:drawing>
          <wp:inline distT="0" distB="0" distL="0" distR="0" wp14:anchorId="6238EF1B" wp14:editId="505EA07D">
            <wp:extent cx="2873584" cy="2203254"/>
            <wp:effectExtent l="0" t="0" r="0" b="0"/>
            <wp:docPr id="18240865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8650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0546" cy="223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42DD" w14:textId="19471B87" w:rsidR="00D506E8" w:rsidRDefault="00D506E8" w:rsidP="003A4C8D">
      <w:pPr>
        <w:pStyle w:val="ListParagraph"/>
        <w:ind w:left="360"/>
        <w:rPr>
          <w:rFonts w:eastAsiaTheme="minorEastAsia"/>
          <w:lang w:eastAsia="zh-CN"/>
        </w:rPr>
      </w:pPr>
      <w:r w:rsidRPr="00D506E8">
        <w:rPr>
          <w:rFonts w:eastAsiaTheme="minorEastAsia"/>
          <w:noProof/>
          <w:lang w:eastAsia="zh-CN"/>
        </w:rPr>
        <w:drawing>
          <wp:inline distT="0" distB="0" distL="0" distR="0" wp14:anchorId="57F7CCA7" wp14:editId="5B19C2FF">
            <wp:extent cx="1793733" cy="1282791"/>
            <wp:effectExtent l="0" t="0" r="0" b="0"/>
            <wp:docPr id="2751813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8138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0628" cy="133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E0E9" w14:textId="77777777" w:rsidR="00BF1E70" w:rsidRPr="00BF1E70" w:rsidRDefault="00BF1E70" w:rsidP="00BF1E70">
      <w:pPr>
        <w:rPr>
          <w:rFonts w:eastAsiaTheme="minorEastAsia"/>
          <w:lang w:eastAsia="zh-CN"/>
        </w:rPr>
      </w:pPr>
    </w:p>
    <w:p w14:paraId="2AC4A84B" w14:textId="70EB4FE6" w:rsidR="004362D8" w:rsidRDefault="004362D8" w:rsidP="004362D8">
      <w:pPr>
        <w:pStyle w:val="ListParagraph"/>
        <w:numPr>
          <w:ilvl w:val="0"/>
          <w:numId w:val="16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 xml:space="preserve">Discuss the model output </w:t>
      </w:r>
      <w:r w:rsidR="00133EC3">
        <w:rPr>
          <w:rFonts w:eastAsiaTheme="minorEastAsia" w:hint="eastAsia"/>
          <w:lang w:eastAsia="zh-CN"/>
        </w:rPr>
        <w:t>from logistic regression (</w:t>
      </w:r>
      <w:r w:rsidR="00133EC3">
        <w:rPr>
          <w:rFonts w:eastAsiaTheme="minorEastAsia"/>
          <w:lang w:eastAsia="zh-CN"/>
        </w:rPr>
        <w:t>significant</w:t>
      </w:r>
      <w:r w:rsidR="00133EC3">
        <w:rPr>
          <w:rFonts w:eastAsiaTheme="minorEastAsia" w:hint="eastAsia"/>
          <w:lang w:eastAsia="zh-CN"/>
        </w:rPr>
        <w:t xml:space="preserve"> of the variable) </w:t>
      </w:r>
      <w:r>
        <w:rPr>
          <w:rFonts w:eastAsiaTheme="minorEastAsia" w:hint="eastAsia"/>
          <w:lang w:eastAsia="zh-CN"/>
        </w:rPr>
        <w:t xml:space="preserve">and </w:t>
      </w:r>
      <w:r w:rsidR="007558EE">
        <w:rPr>
          <w:rFonts w:eastAsiaTheme="minorEastAsia"/>
          <w:lang w:eastAsia="zh-CN"/>
        </w:rPr>
        <w:t xml:space="preserve">analyze </w:t>
      </w:r>
      <w:r>
        <w:rPr>
          <w:rFonts w:eastAsiaTheme="minorEastAsia" w:hint="eastAsia"/>
          <w:lang w:eastAsia="zh-CN"/>
        </w:rPr>
        <w:t xml:space="preserve">whether the results from confidence intervals align with the model </w:t>
      </w:r>
      <w:r w:rsidR="007558EE">
        <w:rPr>
          <w:rFonts w:eastAsiaTheme="minorEastAsia"/>
          <w:lang w:eastAsia="zh-CN"/>
        </w:rPr>
        <w:t>results</w:t>
      </w:r>
      <w:r>
        <w:rPr>
          <w:rFonts w:eastAsiaTheme="minorEastAsia" w:hint="eastAsia"/>
          <w:lang w:eastAsia="zh-CN"/>
        </w:rPr>
        <w:t>.</w:t>
      </w:r>
    </w:p>
    <w:p w14:paraId="051DBD6C" w14:textId="4FC44A50" w:rsidR="004A769F" w:rsidRPr="00EE7A9B" w:rsidRDefault="00210705" w:rsidP="00210705">
      <w:pPr>
        <w:pStyle w:val="ListParagraph"/>
        <w:ind w:left="360"/>
        <w:rPr>
          <w:rFonts w:eastAsiaTheme="minorEastAsia"/>
          <w:color w:val="FF0000"/>
          <w:lang w:eastAsia="zh-CN"/>
        </w:rPr>
      </w:pPr>
      <w:r w:rsidRPr="007C431D">
        <w:rPr>
          <w:rFonts w:eastAsiaTheme="minorEastAsia"/>
          <w:color w:val="FF0000"/>
          <w:lang w:eastAsia="zh-CN"/>
        </w:rPr>
        <w:t>Yes</w:t>
      </w:r>
      <w:r w:rsidR="007C431D">
        <w:rPr>
          <w:rFonts w:eastAsiaTheme="minorEastAsia"/>
          <w:color w:val="FF0000"/>
          <w:lang w:eastAsia="zh-CN"/>
        </w:rPr>
        <w:t>,</w:t>
      </w:r>
      <w:r w:rsidRPr="007C431D">
        <w:rPr>
          <w:rFonts w:eastAsiaTheme="minorEastAsia"/>
          <w:color w:val="FF0000"/>
          <w:lang w:eastAsia="zh-CN"/>
        </w:rPr>
        <w:t xml:space="preserve"> the results of confidence interval are aligned with the </w:t>
      </w:r>
      <w:r w:rsidR="007C431D" w:rsidRPr="007C431D">
        <w:rPr>
          <w:rFonts w:eastAsiaTheme="minorEastAsia"/>
          <w:color w:val="FF0000"/>
          <w:lang w:eastAsia="zh-CN"/>
        </w:rPr>
        <w:t>output of the logistic regression.</w:t>
      </w:r>
      <w:r w:rsidR="007C431D">
        <w:rPr>
          <w:rFonts w:eastAsiaTheme="minorEastAsia"/>
          <w:color w:val="FF0000"/>
          <w:lang w:eastAsia="zh-CN"/>
        </w:rPr>
        <w:t xml:space="preserve"> </w:t>
      </w:r>
      <w:r w:rsidR="008B246D" w:rsidRPr="008B246D">
        <w:rPr>
          <w:rFonts w:eastAsiaTheme="minorEastAsia"/>
          <w:color w:val="FF0000"/>
          <w:lang w:eastAsia="zh-CN"/>
        </w:rPr>
        <w:t>For all variables where the p-value &lt; 0.05, the 95% CI does not contain 0 (e.g., hour, F_SYSTEM, intersect, NUM_LANES)</w:t>
      </w:r>
      <w:r w:rsidR="00EE7A9B">
        <w:rPr>
          <w:rFonts w:eastAsiaTheme="minorEastAsia"/>
          <w:color w:val="FF0000"/>
          <w:lang w:eastAsia="zh-CN"/>
        </w:rPr>
        <w:t>. This</w:t>
      </w:r>
      <w:r w:rsidR="00583731">
        <w:rPr>
          <w:rFonts w:eastAsiaTheme="minorEastAsia"/>
          <w:color w:val="FF0000"/>
          <w:lang w:eastAsia="zh-CN"/>
        </w:rPr>
        <w:t xml:space="preserve"> suggest</w:t>
      </w:r>
      <w:r w:rsidR="00EE7A9B">
        <w:rPr>
          <w:rFonts w:eastAsiaTheme="minorEastAsia"/>
          <w:color w:val="FF0000"/>
          <w:lang w:eastAsia="zh-CN"/>
        </w:rPr>
        <w:t>ed</w:t>
      </w:r>
      <w:r w:rsidR="00583731">
        <w:rPr>
          <w:rFonts w:eastAsiaTheme="minorEastAsia"/>
          <w:color w:val="FF0000"/>
          <w:lang w:eastAsia="zh-CN"/>
        </w:rPr>
        <w:t xml:space="preserve"> that </w:t>
      </w:r>
      <w:r w:rsidR="00EE7A9B" w:rsidRPr="00EE7A9B">
        <w:rPr>
          <w:color w:val="FF0000"/>
        </w:rPr>
        <w:t xml:space="preserve">hour of day, road system type, intersection presence, and number of lanes </w:t>
      </w:r>
      <w:r w:rsidR="00583731" w:rsidRPr="00EE7A9B">
        <w:rPr>
          <w:rFonts w:eastAsiaTheme="minorEastAsia"/>
          <w:color w:val="FF0000"/>
          <w:lang w:eastAsia="zh-CN"/>
        </w:rPr>
        <w:t>are significant</w:t>
      </w:r>
      <w:r w:rsidR="00EE7A9B" w:rsidRPr="00EE7A9B">
        <w:rPr>
          <w:rFonts w:eastAsiaTheme="minorEastAsia"/>
          <w:color w:val="FF0000"/>
          <w:lang w:eastAsia="zh-CN"/>
        </w:rPr>
        <w:t>.</w:t>
      </w:r>
    </w:p>
    <w:p w14:paraId="31E7DF18" w14:textId="7E079CF7" w:rsidR="00210705" w:rsidRPr="007C431D" w:rsidRDefault="00210705" w:rsidP="00210705">
      <w:pPr>
        <w:pStyle w:val="ListParagraph"/>
        <w:ind w:left="360"/>
        <w:rPr>
          <w:rFonts w:eastAsiaTheme="minorEastAsia"/>
          <w:color w:val="FF0000"/>
          <w:lang w:eastAsia="zh-CN"/>
        </w:rPr>
      </w:pPr>
      <w:r w:rsidRPr="007C431D">
        <w:rPr>
          <w:rFonts w:eastAsiaTheme="minorEastAsia"/>
          <w:color w:val="FF0000"/>
          <w:lang w:eastAsia="zh-CN"/>
        </w:rPr>
        <w:t xml:space="preserve"> </w:t>
      </w:r>
    </w:p>
    <w:p w14:paraId="5EFE9596" w14:textId="77777777" w:rsidR="00BF1E70" w:rsidRPr="00BF1E70" w:rsidRDefault="00BF1E70" w:rsidP="00BF1E70">
      <w:pPr>
        <w:rPr>
          <w:rFonts w:eastAsiaTheme="minorEastAsia"/>
          <w:lang w:eastAsia="zh-CN"/>
        </w:rPr>
      </w:pPr>
    </w:p>
    <w:p w14:paraId="0A89AA95" w14:textId="574C3280" w:rsidR="004362D8" w:rsidRDefault="00EE53ED" w:rsidP="004362D8">
      <w:pPr>
        <w:pStyle w:val="ListParagraph"/>
        <w:numPr>
          <w:ilvl w:val="0"/>
          <w:numId w:val="16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 xml:space="preserve">Using all effects plot to interpret the calibrated logistic regression model in terms of probabilities. </w:t>
      </w:r>
    </w:p>
    <w:p w14:paraId="61CBC57B" w14:textId="77777777" w:rsidR="003024EA" w:rsidRDefault="003024EA" w:rsidP="003024EA">
      <w:pPr>
        <w:pStyle w:val="ListParagraph"/>
        <w:ind w:left="360"/>
        <w:rPr>
          <w:rFonts w:eastAsiaTheme="minorEastAsia"/>
          <w:lang w:eastAsia="zh-CN"/>
        </w:rPr>
      </w:pPr>
    </w:p>
    <w:p w14:paraId="226E09BF" w14:textId="77777777" w:rsidR="003024EA" w:rsidRPr="00E2493C" w:rsidRDefault="003024EA" w:rsidP="003024EA">
      <w:pPr>
        <w:pStyle w:val="ListParagraph"/>
        <w:ind w:left="360"/>
        <w:rPr>
          <w:rFonts w:eastAsiaTheme="minorEastAsia"/>
          <w:color w:val="FF0000"/>
          <w:lang w:eastAsia="zh-CN"/>
        </w:rPr>
      </w:pPr>
      <w:r w:rsidRPr="00E2493C">
        <w:rPr>
          <w:rFonts w:eastAsiaTheme="minorEastAsia"/>
          <w:color w:val="FF0000"/>
          <w:lang w:eastAsia="zh-CN"/>
        </w:rPr>
        <w:t xml:space="preserve">library(effects) </w:t>
      </w:r>
    </w:p>
    <w:p w14:paraId="4E68FDAE" w14:textId="7278A38C" w:rsidR="003024EA" w:rsidRPr="00E2493C" w:rsidRDefault="003024EA" w:rsidP="003024EA">
      <w:pPr>
        <w:pStyle w:val="ListParagraph"/>
        <w:ind w:left="360"/>
        <w:rPr>
          <w:rFonts w:eastAsiaTheme="minorEastAsia"/>
          <w:color w:val="FF0000"/>
          <w:lang w:eastAsia="zh-CN"/>
        </w:rPr>
      </w:pPr>
      <w:r w:rsidRPr="00E2493C">
        <w:rPr>
          <w:rFonts w:eastAsiaTheme="minorEastAsia"/>
          <w:color w:val="FF0000"/>
          <w:lang w:eastAsia="zh-CN"/>
        </w:rPr>
        <w:t>plot(allEffects(logistic_acc), type="response", ylim=c(0,1), ask=FALSE)</w:t>
      </w:r>
    </w:p>
    <w:p w14:paraId="588303E2" w14:textId="6105B299" w:rsidR="00223AA5" w:rsidRDefault="00223AA5" w:rsidP="003024EA">
      <w:pPr>
        <w:pStyle w:val="ListParagraph"/>
        <w:ind w:left="360"/>
        <w:rPr>
          <w:rFonts w:eastAsiaTheme="minorEastAsia"/>
          <w:lang w:eastAsia="zh-CN"/>
        </w:rPr>
      </w:pPr>
    </w:p>
    <w:p w14:paraId="7985AB81" w14:textId="436D9C8B" w:rsidR="00223AA5" w:rsidRDefault="00223AA5" w:rsidP="003024EA">
      <w:pPr>
        <w:pStyle w:val="ListParagraph"/>
        <w:ind w:left="360"/>
      </w:pPr>
      <w:r>
        <w:fldChar w:fldCharType="begin"/>
      </w:r>
      <w:r>
        <w:instrText xml:space="preserve"> INCLUDEPICTURE "https://1fe785f37e7d4f7db98d1093da3c909f.app.posit.cloud/file_show?path=%2Fcloud%2Fproject%2Fquant%2Fdata_accident%2FRplot01.png"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7C660D05" wp14:editId="4F7C7A69">
                <wp:extent cx="302895" cy="302895"/>
                <wp:effectExtent l="0" t="0" r="0" b="0"/>
                <wp:docPr id="1798119649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B7FB6B" id="Rectangle 1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  <w:r w:rsidRPr="00223AA5">
        <w:rPr>
          <w:noProof/>
        </w:rPr>
        <w:drawing>
          <wp:inline distT="0" distB="0" distL="0" distR="0" wp14:anchorId="5F1B57DC" wp14:editId="344EB441">
            <wp:extent cx="2986282" cy="2986282"/>
            <wp:effectExtent l="0" t="0" r="0" b="0"/>
            <wp:docPr id="2100081864" name="Picture 1" descr="A group of graph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81864" name="Picture 1" descr="A group of graphs with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3232" cy="302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9E1B" w14:textId="173867DC" w:rsidR="007377CF" w:rsidRPr="007377CF" w:rsidRDefault="007377CF" w:rsidP="00EE53ED">
      <w:pPr>
        <w:pStyle w:val="Heading1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7377CF">
        <w:rPr>
          <w:rFonts w:ascii="Times New Roman" w:eastAsia="Times New Roman" w:hAnsi="Times New Roman" w:cs="Times New Roman"/>
          <w:color w:val="FF0000"/>
          <w:sz w:val="24"/>
          <w:szCs w:val="24"/>
        </w:rPr>
        <w:lastRenderedPageBreak/>
        <w:t>Each panel shows the marginal effect of a single predictor on the predicted probability of an accident</w:t>
      </w:r>
      <w:r w:rsidR="00673FB4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keeping rest of the predictors constant. We can see that </w:t>
      </w:r>
      <w:r w:rsidR="00A71FE3" w:rsidRPr="00A71FE3">
        <w:rPr>
          <w:rFonts w:ascii="Times New Roman" w:eastAsia="Times New Roman" w:hAnsi="Times New Roman" w:cs="Times New Roman"/>
          <w:color w:val="FF0000"/>
          <w:sz w:val="24"/>
          <w:szCs w:val="24"/>
        </w:rPr>
        <w:t>how the predicted probability of an accident changes when just one variable changes, keeping all others constant</w:t>
      </w:r>
      <w:r w:rsidR="00A71FE3">
        <w:rPr>
          <w:rFonts w:ascii="Times New Roman" w:eastAsia="Times New Roman" w:hAnsi="Times New Roman" w:cs="Times New Roman"/>
          <w:color w:val="FF0000"/>
          <w:sz w:val="24"/>
          <w:szCs w:val="24"/>
        </w:rPr>
        <w:t>.</w:t>
      </w:r>
    </w:p>
    <w:p w14:paraId="2F2A6CB7" w14:textId="21A4A820" w:rsidR="00EE53ED" w:rsidRDefault="00EE53ED" w:rsidP="00EE53ED">
      <w:pPr>
        <w:pStyle w:val="Heading1"/>
        <w:rPr>
          <w:rFonts w:ascii="Calibri" w:hAnsi="Calibri" w:cs="Calibri"/>
        </w:rPr>
      </w:pPr>
      <w:r w:rsidRPr="00E51D94">
        <w:rPr>
          <w:rFonts w:ascii="Calibri" w:hAnsi="Calibri" w:cs="Calibri"/>
        </w:rPr>
        <w:t xml:space="preserve">Task </w:t>
      </w:r>
      <w:r>
        <w:rPr>
          <w:rFonts w:ascii="Calibri" w:hAnsi="Calibri" w:cs="Calibri" w:hint="eastAsia"/>
          <w:lang w:eastAsia="zh-CN"/>
        </w:rPr>
        <w:t>3</w:t>
      </w:r>
      <w:r w:rsidRPr="00E51D94">
        <w:rPr>
          <w:rFonts w:ascii="Calibri" w:hAnsi="Calibri" w:cs="Calibri"/>
        </w:rPr>
        <w:t xml:space="preserve">: </w:t>
      </w:r>
      <w:r>
        <w:rPr>
          <w:rFonts w:ascii="Calibri" w:hAnsi="Calibri" w:cs="Calibri" w:hint="eastAsia"/>
          <w:lang w:eastAsia="zh-CN"/>
        </w:rPr>
        <w:t>Perform one likelihood ratio test</w:t>
      </w:r>
      <w:r w:rsidRPr="00E51D94">
        <w:rPr>
          <w:rFonts w:ascii="Calibri" w:hAnsi="Calibri" w:cs="Calibri"/>
        </w:rPr>
        <w:t xml:space="preserve"> (</w:t>
      </w:r>
      <w:r w:rsidR="00BF1E70">
        <w:rPr>
          <w:rFonts w:ascii="Calibri" w:hAnsi="Calibri" w:cs="Calibri"/>
          <w:lang w:eastAsia="zh-CN"/>
        </w:rPr>
        <w:t>2</w:t>
      </w:r>
      <w:r w:rsidRPr="00E51D94">
        <w:rPr>
          <w:rFonts w:ascii="Calibri" w:hAnsi="Calibri" w:cs="Calibri"/>
        </w:rPr>
        <w:t xml:space="preserve"> pts)</w:t>
      </w:r>
    </w:p>
    <w:p w14:paraId="530B69DC" w14:textId="2AAC0895" w:rsidR="00EE53ED" w:rsidRDefault="00EE53ED" w:rsidP="00EE53ED">
      <w:pPr>
        <w:pStyle w:val="ListParagraph"/>
        <w:numPr>
          <w:ilvl w:val="0"/>
          <w:numId w:val="17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 xml:space="preserve">Refine the model from </w:t>
      </w:r>
      <w:r w:rsidR="007558EE">
        <w:rPr>
          <w:rFonts w:eastAsiaTheme="minorEastAsia"/>
          <w:lang w:eastAsia="zh-CN"/>
        </w:rPr>
        <w:t>T</w:t>
      </w:r>
      <w:r>
        <w:rPr>
          <w:rFonts w:eastAsiaTheme="minorEastAsia" w:hint="eastAsia"/>
          <w:lang w:eastAsia="zh-CN"/>
        </w:rPr>
        <w:t xml:space="preserve">ask 2 by dropping all variables </w:t>
      </w:r>
      <w:r w:rsidR="00BF1E70">
        <w:rPr>
          <w:rFonts w:eastAsiaTheme="minorEastAsia"/>
          <w:lang w:eastAsia="zh-CN"/>
        </w:rPr>
        <w:t>that are not significant important</w:t>
      </w:r>
      <w:r>
        <w:rPr>
          <w:rFonts w:eastAsiaTheme="minorEastAsia" w:hint="eastAsia"/>
          <w:lang w:eastAsia="zh-CN"/>
        </w:rPr>
        <w:t xml:space="preserve"> for dependent </w:t>
      </w:r>
      <w:r>
        <w:rPr>
          <w:rFonts w:eastAsiaTheme="minorEastAsia"/>
          <w:lang w:eastAsia="zh-CN"/>
        </w:rPr>
        <w:t>variable</w:t>
      </w:r>
      <w:r>
        <w:rPr>
          <w:rFonts w:eastAsiaTheme="minorEastAsia" w:hint="eastAsia"/>
          <w:lang w:eastAsia="zh-CN"/>
        </w:rPr>
        <w:t xml:space="preserve">. Test whether the </w:t>
      </w:r>
      <w:r w:rsidR="007558EE">
        <w:rPr>
          <w:rFonts w:eastAsiaTheme="minorEastAsia"/>
          <w:lang w:eastAsia="zh-CN"/>
        </w:rPr>
        <w:t xml:space="preserve">removed </w:t>
      </w:r>
      <w:r>
        <w:rPr>
          <w:rFonts w:eastAsiaTheme="minorEastAsia" w:hint="eastAsia"/>
          <w:lang w:eastAsia="zh-CN"/>
        </w:rPr>
        <w:t xml:space="preserve">variables </w:t>
      </w:r>
      <w:r w:rsidR="007558EE">
        <w:rPr>
          <w:rFonts w:eastAsiaTheme="minorEastAsia"/>
          <w:lang w:eastAsia="zh-CN"/>
        </w:rPr>
        <w:t>had a</w:t>
      </w:r>
      <w:r>
        <w:rPr>
          <w:rFonts w:eastAsiaTheme="minorEastAsia" w:hint="eastAsia"/>
          <w:lang w:eastAsia="zh-CN"/>
        </w:rPr>
        <w:t xml:space="preserve"> significant influence on the dependent variable using </w:t>
      </w:r>
      <w:r w:rsidR="00133EC3">
        <w:rPr>
          <w:rFonts w:eastAsiaTheme="minorEastAsia" w:hint="eastAsia"/>
          <w:lang w:eastAsia="zh-CN"/>
        </w:rPr>
        <w:t>ANOVA-based LRT or Manual LRT (logLik())</w:t>
      </w:r>
      <w:r>
        <w:rPr>
          <w:rFonts w:eastAsiaTheme="minorEastAsia" w:hint="eastAsia"/>
          <w:lang w:eastAsia="zh-CN"/>
        </w:rPr>
        <w:t>.</w:t>
      </w:r>
      <w:r w:rsidR="00BF1E70">
        <w:rPr>
          <w:rFonts w:eastAsiaTheme="minorEastAsia"/>
          <w:lang w:eastAsia="zh-CN"/>
        </w:rPr>
        <w:t xml:space="preserve"> (2 pts)</w:t>
      </w:r>
    </w:p>
    <w:p w14:paraId="104EABB0" w14:textId="77777777" w:rsidR="007927E7" w:rsidRDefault="0038639C" w:rsidP="0038639C">
      <w:pPr>
        <w:pStyle w:val="ListParagraph"/>
        <w:ind w:left="360"/>
        <w:rPr>
          <w:rFonts w:eastAsiaTheme="minorEastAsia"/>
          <w:color w:val="FF0000"/>
          <w:lang w:eastAsia="zh-CN"/>
        </w:rPr>
      </w:pPr>
      <w:r w:rsidRPr="007927E7">
        <w:rPr>
          <w:rFonts w:eastAsiaTheme="minorEastAsia"/>
          <w:color w:val="FF0000"/>
          <w:lang w:eastAsia="zh-CN"/>
        </w:rPr>
        <w:t>logistic_acc02 = glm(accident~hour+F_SYSTEM+intersect+NUM_LANES+Fog,</w:t>
      </w:r>
    </w:p>
    <w:p w14:paraId="63161B37" w14:textId="177F78EC" w:rsidR="0038639C" w:rsidRPr="007927E7" w:rsidRDefault="0038639C" w:rsidP="007927E7">
      <w:pPr>
        <w:pStyle w:val="ListParagraph"/>
        <w:ind w:left="2460" w:firstLine="60"/>
        <w:rPr>
          <w:rFonts w:eastAsiaTheme="minorEastAsia"/>
          <w:color w:val="FF0000"/>
          <w:lang w:eastAsia="zh-CN"/>
        </w:rPr>
      </w:pPr>
      <w:r w:rsidRPr="007927E7">
        <w:rPr>
          <w:rFonts w:eastAsiaTheme="minorEastAsia"/>
          <w:color w:val="FF0000"/>
          <w:lang w:eastAsia="zh-CN"/>
        </w:rPr>
        <w:t>family = binomial(logit),data = df)</w:t>
      </w:r>
    </w:p>
    <w:p w14:paraId="621F0936" w14:textId="77777777" w:rsidR="0038639C" w:rsidRPr="007927E7" w:rsidRDefault="0038639C" w:rsidP="0038639C">
      <w:pPr>
        <w:pStyle w:val="ListParagraph"/>
        <w:ind w:left="360"/>
        <w:rPr>
          <w:rFonts w:eastAsiaTheme="minorEastAsia"/>
          <w:color w:val="FF0000"/>
          <w:lang w:eastAsia="zh-CN"/>
        </w:rPr>
      </w:pPr>
      <w:r w:rsidRPr="007927E7">
        <w:rPr>
          <w:rFonts w:eastAsiaTheme="minorEastAsia"/>
          <w:color w:val="FF0000"/>
          <w:lang w:eastAsia="zh-CN"/>
        </w:rPr>
        <w:t>summary(logistic_acc02)</w:t>
      </w:r>
    </w:p>
    <w:p w14:paraId="0470C772" w14:textId="26727D0D" w:rsidR="0038639C" w:rsidRPr="007927E7" w:rsidRDefault="003D749D" w:rsidP="0038639C">
      <w:pPr>
        <w:pStyle w:val="ListParagraph"/>
        <w:ind w:left="360"/>
        <w:rPr>
          <w:rFonts w:eastAsiaTheme="minorEastAsia"/>
          <w:color w:val="FF0000"/>
          <w:lang w:eastAsia="zh-CN"/>
        </w:rPr>
      </w:pPr>
      <w:ins w:id="2" w:author="Yanan Wu" w:date="2025-03-29T21:14:00Z" w16du:dateUtc="2025-03-30T01:14:00Z">
        <w:r w:rsidRPr="003D749D">
          <w:rPr>
            <w:rFonts w:eastAsiaTheme="minorEastAsia"/>
            <w:color w:val="FF0000"/>
            <w:lang w:eastAsia="zh-CN"/>
          </w:rPr>
          <w:t>anova(logistic_acc02,logistic_acc)</w:t>
        </w:r>
      </w:ins>
      <w:del w:id="3" w:author="Yanan Wu" w:date="2025-03-29T21:14:00Z" w16du:dateUtc="2025-03-30T01:14:00Z">
        <w:r w:rsidR="0038639C" w:rsidRPr="007927E7" w:rsidDel="003D749D">
          <w:rPr>
            <w:rFonts w:eastAsiaTheme="minorEastAsia"/>
            <w:color w:val="FF0000"/>
            <w:lang w:eastAsia="zh-CN"/>
          </w:rPr>
          <w:delText>anova(logistic_acc, logistic_acc02)</w:delText>
        </w:r>
      </w:del>
    </w:p>
    <w:p w14:paraId="7020D226" w14:textId="77777777" w:rsidR="007927E7" w:rsidRPr="007927E7" w:rsidRDefault="007927E7" w:rsidP="0038639C">
      <w:pPr>
        <w:pStyle w:val="ListParagraph"/>
        <w:ind w:left="360"/>
        <w:rPr>
          <w:rFonts w:eastAsiaTheme="minorEastAsia"/>
          <w:color w:val="FF0000"/>
          <w:lang w:eastAsia="zh-CN"/>
        </w:rPr>
      </w:pPr>
    </w:p>
    <w:p w14:paraId="02C3B281" w14:textId="77777777" w:rsidR="007927E7" w:rsidRPr="007927E7" w:rsidRDefault="007927E7" w:rsidP="007927E7">
      <w:pPr>
        <w:pStyle w:val="ListParagraph"/>
        <w:ind w:left="360"/>
        <w:rPr>
          <w:rFonts w:eastAsiaTheme="minorEastAsia"/>
          <w:color w:val="FF0000"/>
          <w:lang w:eastAsia="zh-CN"/>
        </w:rPr>
      </w:pPr>
      <w:r w:rsidRPr="007927E7">
        <w:rPr>
          <w:rFonts w:eastAsiaTheme="minorEastAsia"/>
          <w:color w:val="FF0000"/>
          <w:lang w:eastAsia="zh-CN"/>
        </w:rPr>
        <w:t>## Likelihood ratio test</w:t>
      </w:r>
    </w:p>
    <w:p w14:paraId="28A3B051" w14:textId="77777777" w:rsidR="007927E7" w:rsidRPr="007927E7" w:rsidRDefault="007927E7" w:rsidP="007927E7">
      <w:pPr>
        <w:pStyle w:val="ListParagraph"/>
        <w:ind w:left="360"/>
        <w:rPr>
          <w:rFonts w:eastAsiaTheme="minorEastAsia"/>
          <w:color w:val="FF0000"/>
          <w:lang w:eastAsia="zh-CN"/>
        </w:rPr>
      </w:pPr>
      <w:r w:rsidRPr="007927E7">
        <w:rPr>
          <w:rFonts w:eastAsiaTheme="minorEastAsia"/>
          <w:color w:val="FF0000"/>
          <w:lang w:eastAsia="zh-CN"/>
        </w:rPr>
        <w:t>lkh = logLik(logistic_acc02)</w:t>
      </w:r>
    </w:p>
    <w:p w14:paraId="2AAFE8C6" w14:textId="77777777" w:rsidR="007927E7" w:rsidRPr="007927E7" w:rsidRDefault="007927E7" w:rsidP="007927E7">
      <w:pPr>
        <w:pStyle w:val="ListParagraph"/>
        <w:ind w:left="360"/>
        <w:rPr>
          <w:rFonts w:eastAsiaTheme="minorEastAsia"/>
          <w:color w:val="FF0000"/>
          <w:lang w:eastAsia="zh-CN"/>
        </w:rPr>
      </w:pPr>
      <w:r w:rsidRPr="007927E7">
        <w:rPr>
          <w:rFonts w:eastAsiaTheme="minorEastAsia"/>
          <w:color w:val="FF0000"/>
          <w:lang w:eastAsia="zh-CN"/>
        </w:rPr>
        <w:t>lh = logLik(logistic_acc)</w:t>
      </w:r>
    </w:p>
    <w:p w14:paraId="3981BA23" w14:textId="77777777" w:rsidR="007927E7" w:rsidRPr="007927E7" w:rsidRDefault="007927E7" w:rsidP="007927E7">
      <w:pPr>
        <w:pStyle w:val="ListParagraph"/>
        <w:ind w:left="360"/>
        <w:rPr>
          <w:rFonts w:eastAsiaTheme="minorEastAsia"/>
          <w:color w:val="FF0000"/>
          <w:lang w:eastAsia="zh-CN"/>
        </w:rPr>
      </w:pPr>
    </w:p>
    <w:p w14:paraId="40CEB21F" w14:textId="77777777" w:rsidR="007927E7" w:rsidRPr="007927E7" w:rsidRDefault="007927E7" w:rsidP="007927E7">
      <w:pPr>
        <w:pStyle w:val="ListParagraph"/>
        <w:ind w:left="360"/>
        <w:rPr>
          <w:rFonts w:eastAsiaTheme="minorEastAsia"/>
          <w:color w:val="FF0000"/>
          <w:lang w:eastAsia="zh-CN"/>
        </w:rPr>
      </w:pPr>
      <w:r w:rsidRPr="007927E7">
        <w:rPr>
          <w:rFonts w:eastAsiaTheme="minorEastAsia"/>
          <w:color w:val="FF0000"/>
          <w:lang w:eastAsia="zh-CN"/>
        </w:rPr>
        <w:t>LR = -2 * (lkh - lh)</w:t>
      </w:r>
    </w:p>
    <w:p w14:paraId="54942E32" w14:textId="77777777" w:rsidR="007927E7" w:rsidRPr="007927E7" w:rsidRDefault="007927E7" w:rsidP="007927E7">
      <w:pPr>
        <w:pStyle w:val="ListParagraph"/>
        <w:ind w:left="360"/>
        <w:rPr>
          <w:rFonts w:eastAsiaTheme="minorEastAsia"/>
          <w:color w:val="FF0000"/>
          <w:lang w:eastAsia="zh-CN"/>
        </w:rPr>
      </w:pPr>
    </w:p>
    <w:p w14:paraId="26F38E6E" w14:textId="53BD1352" w:rsidR="007927E7" w:rsidRDefault="007927E7" w:rsidP="007927E7">
      <w:pPr>
        <w:pStyle w:val="ListParagraph"/>
        <w:ind w:left="360"/>
        <w:rPr>
          <w:rFonts w:eastAsiaTheme="minorEastAsia"/>
          <w:color w:val="FF0000"/>
          <w:lang w:eastAsia="zh-CN"/>
        </w:rPr>
      </w:pPr>
      <w:r w:rsidRPr="007927E7">
        <w:rPr>
          <w:rFonts w:eastAsiaTheme="minorEastAsia"/>
          <w:color w:val="FF0000"/>
          <w:lang w:eastAsia="zh-CN"/>
        </w:rPr>
        <w:t>pchisq(LR[1], df = 4, lower.tail = F)</w:t>
      </w:r>
    </w:p>
    <w:p w14:paraId="6CE8C5EC" w14:textId="056FDF30" w:rsidR="00E01772" w:rsidRDefault="00E01772" w:rsidP="007927E7">
      <w:pPr>
        <w:pStyle w:val="ListParagraph"/>
        <w:ind w:left="360"/>
        <w:rPr>
          <w:ins w:id="4" w:author="Yanan Wu" w:date="2025-03-29T21:07:00Z" w16du:dateUtc="2025-03-30T01:07:00Z"/>
          <w:rFonts w:eastAsiaTheme="minorEastAsia"/>
          <w:color w:val="FF0000"/>
          <w:lang w:eastAsia="zh-CN"/>
        </w:rPr>
      </w:pPr>
      <w:del w:id="5" w:author="Yanan Wu" w:date="2025-03-29T21:07:00Z" w16du:dateUtc="2025-03-30T01:07:00Z">
        <w:r w:rsidRPr="00E01772" w:rsidDel="003B5297">
          <w:rPr>
            <w:rFonts w:eastAsiaTheme="minorEastAsia"/>
            <w:noProof/>
            <w:color w:val="FF0000"/>
            <w:lang w:eastAsia="zh-CN"/>
          </w:rPr>
          <w:drawing>
            <wp:inline distT="0" distB="0" distL="0" distR="0" wp14:anchorId="6B00B4A7" wp14:editId="2FD1DA94">
              <wp:extent cx="3143796" cy="1818470"/>
              <wp:effectExtent l="0" t="0" r="0" b="0"/>
              <wp:docPr id="1523812632" name="Picture 1" descr="A screenshot of a computer program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23812632" name="Picture 1" descr="A screenshot of a computer program&#10;&#10;AI-generated content may be incorrect.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20072" cy="18625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7366F4EB" w14:textId="5D6B2B67" w:rsidR="003B5297" w:rsidRPr="007927E7" w:rsidRDefault="003D749D" w:rsidP="007927E7">
      <w:pPr>
        <w:pStyle w:val="ListParagraph"/>
        <w:ind w:left="360"/>
        <w:rPr>
          <w:rFonts w:eastAsiaTheme="minorEastAsia" w:hint="eastAsia"/>
          <w:color w:val="FF0000"/>
          <w:lang w:eastAsia="zh-CN"/>
        </w:rPr>
      </w:pPr>
      <w:ins w:id="6" w:author="Yanan Wu" w:date="2025-03-29T21:15:00Z" w16du:dateUtc="2025-03-30T01:15:00Z">
        <w:r>
          <w:rPr>
            <w:noProof/>
            <w14:ligatures w14:val="standardContextual"/>
          </w:rPr>
          <w:drawing>
            <wp:inline distT="0" distB="0" distL="0" distR="0" wp14:anchorId="736CF059" wp14:editId="7EDC18D6">
              <wp:extent cx="5731510" cy="1375410"/>
              <wp:effectExtent l="0" t="0" r="2540" b="0"/>
              <wp:docPr id="1627000337" name="Picture 1" descr="A screen shot of a computer code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27000337" name="Picture 1" descr="A screen shot of a computer code&#10;&#10;AI-generated content may be incorrect.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13754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3DCE1A5" w14:textId="3DD21462" w:rsidR="00C7462C" w:rsidRPr="00C7462C" w:rsidDel="003D749D" w:rsidRDefault="00C7462C" w:rsidP="00C7462C">
      <w:pPr>
        <w:rPr>
          <w:del w:id="7" w:author="Yanan Wu" w:date="2025-03-29T21:15:00Z" w16du:dateUtc="2025-03-30T01:15:00Z"/>
          <w:rFonts w:eastAsiaTheme="minorEastAsia" w:hint="eastAsia"/>
          <w:lang w:eastAsia="zh-CN"/>
        </w:rPr>
      </w:pPr>
      <w:del w:id="8" w:author="Yanan Wu" w:date="2025-03-29T21:15:00Z" w16du:dateUtc="2025-03-30T01:15:00Z">
        <w:r w:rsidRPr="00C7462C" w:rsidDel="003D749D">
          <w:rPr>
            <w:rFonts w:eastAsiaTheme="minorEastAsia"/>
            <w:lang w:eastAsia="zh-CN"/>
          </w:rPr>
          <w:lastRenderedPageBreak/>
          <w:delText>deviance is a measure of how well your model fits the data</w:delText>
        </w:r>
        <w:r w:rsidDel="003D749D">
          <w:rPr>
            <w:rFonts w:eastAsiaTheme="minorEastAsia"/>
            <w:lang w:eastAsia="zh-CN"/>
          </w:rPr>
          <w:delText xml:space="preserve">. </w:delText>
        </w:r>
        <w:r w:rsidR="009E79A6" w:rsidDel="003D749D">
          <w:rPr>
            <w:rFonts w:eastAsiaTheme="minorEastAsia"/>
            <w:color w:val="FF0000"/>
            <w:lang w:eastAsia="zh-CN"/>
          </w:rPr>
          <w:delText>Higher deviance drop value shows added variables improved the model.</w:delText>
        </w:r>
      </w:del>
      <w:ins w:id="9" w:author="Yanan Wu" w:date="2025-03-29T21:15:00Z" w16du:dateUtc="2025-03-30T01:15:00Z">
        <w:r w:rsidR="003D749D">
          <w:rPr>
            <w:rFonts w:eastAsiaTheme="minorEastAsia"/>
            <w:color w:val="FF0000"/>
            <w:lang w:eastAsia="zh-CN"/>
          </w:rPr>
          <w:t xml:space="preserve"> </w:t>
        </w:r>
        <w:r w:rsidR="003D749D">
          <w:rPr>
            <w:rFonts w:eastAsiaTheme="minorEastAsia" w:hint="eastAsia"/>
            <w:color w:val="FF0000"/>
            <w:lang w:eastAsia="zh-CN"/>
          </w:rPr>
          <w:t>The 4</w:t>
        </w:r>
      </w:ins>
      <w:ins w:id="10" w:author="Yanan Wu" w:date="2025-03-29T21:16:00Z" w16du:dateUtc="2025-03-30T01:16:00Z">
        <w:r w:rsidR="003D749D">
          <w:rPr>
            <w:rFonts w:eastAsiaTheme="minorEastAsia" w:hint="eastAsia"/>
            <w:color w:val="FF0000"/>
            <w:lang w:eastAsia="zh-CN"/>
          </w:rPr>
          <w:t xml:space="preserve"> added</w:t>
        </w:r>
      </w:ins>
      <w:ins w:id="11" w:author="Yanan Wu" w:date="2025-03-29T21:15:00Z" w16du:dateUtc="2025-03-30T01:15:00Z">
        <w:r w:rsidR="003D749D">
          <w:rPr>
            <w:rFonts w:eastAsiaTheme="minorEastAsia" w:hint="eastAsia"/>
            <w:color w:val="FF0000"/>
            <w:lang w:eastAsia="zh-CN"/>
          </w:rPr>
          <w:t xml:space="preserve"> variables </w:t>
        </w:r>
      </w:ins>
      <w:ins w:id="12" w:author="Yanan Wu" w:date="2025-03-29T21:16:00Z" w16du:dateUtc="2025-03-30T01:16:00Z">
        <w:r w:rsidR="003D749D">
          <w:rPr>
            <w:rFonts w:eastAsiaTheme="minorEastAsia" w:hint="eastAsia"/>
            <w:color w:val="FF0000"/>
            <w:lang w:eastAsia="zh-CN"/>
          </w:rPr>
          <w:t>do not</w:t>
        </w:r>
      </w:ins>
      <w:ins w:id="13" w:author="Yanan Wu" w:date="2025-03-29T21:15:00Z" w16du:dateUtc="2025-03-30T01:15:00Z">
        <w:r w:rsidR="003D749D">
          <w:rPr>
            <w:rFonts w:eastAsiaTheme="minorEastAsia" w:hint="eastAsia"/>
            <w:color w:val="FF0000"/>
            <w:lang w:eastAsia="zh-CN"/>
          </w:rPr>
          <w:t xml:space="preserve"> </w:t>
        </w:r>
        <w:r w:rsidR="003D749D">
          <w:rPr>
            <w:rFonts w:eastAsiaTheme="minorEastAsia"/>
            <w:color w:val="FF0000"/>
            <w:lang w:eastAsia="zh-CN"/>
          </w:rPr>
          <w:t>significantly</w:t>
        </w:r>
        <w:r w:rsidR="003D749D">
          <w:rPr>
            <w:rFonts w:eastAsiaTheme="minorEastAsia" w:hint="eastAsia"/>
            <w:color w:val="FF0000"/>
            <w:lang w:eastAsia="zh-CN"/>
          </w:rPr>
          <w:t xml:space="preserve"> improve the model. </w:t>
        </w:r>
      </w:ins>
    </w:p>
    <w:p w14:paraId="7B2EBB55" w14:textId="77777777" w:rsidR="0035031C" w:rsidRPr="009E79A6" w:rsidRDefault="0035031C" w:rsidP="009E79A6">
      <w:pPr>
        <w:rPr>
          <w:rFonts w:eastAsiaTheme="minorEastAsia"/>
          <w:lang w:eastAsia="zh-CN"/>
        </w:rPr>
      </w:pPr>
    </w:p>
    <w:p w14:paraId="2AEC5968" w14:textId="710F8358" w:rsidR="00133EC3" w:rsidRDefault="00133EC3" w:rsidP="00133EC3">
      <w:pPr>
        <w:pStyle w:val="ListParagraph"/>
        <w:ind w:left="36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 xml:space="preserve">Bonus (+1 point): Try both approaches and compare results. Explain if they have the same result or not. </w:t>
      </w:r>
    </w:p>
    <w:p w14:paraId="38F53B60" w14:textId="1CABEA67" w:rsidR="009664EB" w:rsidDel="003D749D" w:rsidRDefault="009664EB" w:rsidP="00133EC3">
      <w:pPr>
        <w:pStyle w:val="ListParagraph"/>
        <w:ind w:left="360"/>
        <w:rPr>
          <w:del w:id="14" w:author="Yanan Wu" w:date="2025-03-29T21:17:00Z" w16du:dateUtc="2025-03-30T01:17:00Z"/>
          <w:rFonts w:eastAsiaTheme="minorEastAsia"/>
          <w:color w:val="FF0000"/>
          <w:lang w:eastAsia="zh-CN"/>
        </w:rPr>
      </w:pPr>
      <w:del w:id="15" w:author="Yanan Wu" w:date="2025-03-29T21:17:00Z" w16du:dateUtc="2025-03-30T01:17:00Z">
        <w:r w:rsidRPr="009664EB" w:rsidDel="003D749D">
          <w:rPr>
            <w:rFonts w:eastAsiaTheme="minorEastAsia"/>
            <w:color w:val="FF0000"/>
            <w:lang w:eastAsia="zh-CN"/>
          </w:rPr>
          <w:delText>Both tests give identical results</w:delText>
        </w:r>
        <w:r w:rsidR="006F64FA" w:rsidDel="003D749D">
          <w:rPr>
            <w:rFonts w:eastAsiaTheme="minorEastAsia"/>
            <w:color w:val="FF0000"/>
            <w:lang w:eastAsia="zh-CN"/>
          </w:rPr>
          <w:delText xml:space="preserve"> -</w:delText>
        </w:r>
        <w:r w:rsidRPr="009664EB" w:rsidDel="003D749D">
          <w:rPr>
            <w:rFonts w:eastAsiaTheme="minorEastAsia"/>
            <w:color w:val="FF0000"/>
            <w:lang w:eastAsia="zh-CN"/>
          </w:rPr>
          <w:delText xml:space="preserve"> indicating statistical equivalence between the two approaches.</w:delText>
        </w:r>
        <w:r w:rsidR="00851DDC" w:rsidDel="003D749D">
          <w:rPr>
            <w:rFonts w:eastAsiaTheme="minorEastAsia"/>
            <w:color w:val="FF0000"/>
            <w:lang w:eastAsia="zh-CN"/>
          </w:rPr>
          <w:delText xml:space="preserve"> </w:delText>
        </w:r>
      </w:del>
    </w:p>
    <w:p w14:paraId="72D8E6F6" w14:textId="65346637" w:rsidR="00482EB1" w:rsidDel="003D749D" w:rsidRDefault="00482EB1" w:rsidP="00482EB1">
      <w:pPr>
        <w:pStyle w:val="ListParagraph"/>
        <w:numPr>
          <w:ilvl w:val="0"/>
          <w:numId w:val="21"/>
        </w:numPr>
        <w:rPr>
          <w:del w:id="16" w:author="Yanan Wu" w:date="2025-03-29T21:17:00Z" w16du:dateUtc="2025-03-30T01:17:00Z"/>
          <w:rFonts w:eastAsiaTheme="minorEastAsia"/>
          <w:color w:val="FF0000"/>
          <w:lang w:eastAsia="zh-CN"/>
        </w:rPr>
      </w:pPr>
      <w:del w:id="17" w:author="Yanan Wu" w:date="2025-03-29T21:17:00Z" w16du:dateUtc="2025-03-30T01:17:00Z">
        <w:r w:rsidDel="003D749D">
          <w:rPr>
            <w:rFonts w:eastAsiaTheme="minorEastAsia"/>
            <w:color w:val="FF0000"/>
            <w:lang w:eastAsia="zh-CN"/>
          </w:rPr>
          <w:delText xml:space="preserve">From </w:delText>
        </w:r>
        <w:r w:rsidR="006C1534" w:rsidDel="003D749D">
          <w:rPr>
            <w:rFonts w:eastAsiaTheme="minorEastAsia"/>
            <w:color w:val="FF0000"/>
            <w:lang w:eastAsia="zh-CN"/>
          </w:rPr>
          <w:delText>ANOVA</w:delText>
        </w:r>
        <w:r w:rsidR="00C81E15" w:rsidDel="003D749D">
          <w:rPr>
            <w:rFonts w:eastAsiaTheme="minorEastAsia"/>
            <w:color w:val="FF0000"/>
            <w:lang w:eastAsia="zh-CN"/>
          </w:rPr>
          <w:delText xml:space="preserve"> based LRT, </w:delText>
        </w:r>
        <w:r w:rsidR="00483863" w:rsidDel="003D749D">
          <w:rPr>
            <w:rFonts w:eastAsiaTheme="minorEastAsia"/>
            <w:color w:val="FF0000"/>
            <w:lang w:eastAsia="zh-CN"/>
          </w:rPr>
          <w:delText>0.855 is test statistic value, obtained from the result of difference of deviance</w:delText>
        </w:r>
        <w:r w:rsidR="00C81E15" w:rsidDel="003D749D">
          <w:rPr>
            <w:rFonts w:eastAsiaTheme="minorEastAsia"/>
            <w:color w:val="FF0000"/>
            <w:lang w:eastAsia="zh-CN"/>
          </w:rPr>
          <w:delText>.</w:delText>
        </w:r>
        <w:r w:rsidR="00467161" w:rsidDel="003D749D">
          <w:rPr>
            <w:rFonts w:eastAsiaTheme="minorEastAsia"/>
            <w:color w:val="FF0000"/>
            <w:lang w:eastAsia="zh-CN"/>
          </w:rPr>
          <w:delText xml:space="preserve"> </w:delText>
        </w:r>
        <w:r w:rsidR="00C81E15" w:rsidDel="003D749D">
          <w:rPr>
            <w:rFonts w:eastAsiaTheme="minorEastAsia"/>
            <w:color w:val="FF0000"/>
            <w:lang w:eastAsia="zh-CN"/>
          </w:rPr>
          <w:delText>I</w:delText>
        </w:r>
        <w:r w:rsidR="00467161" w:rsidDel="003D749D">
          <w:rPr>
            <w:rFonts w:eastAsiaTheme="minorEastAsia"/>
            <w:color w:val="FF0000"/>
            <w:lang w:eastAsia="zh-CN"/>
          </w:rPr>
          <w:delText>t’s p- value</w:delText>
        </w:r>
        <w:r w:rsidR="00C81E15" w:rsidDel="003D749D">
          <w:rPr>
            <w:rFonts w:eastAsiaTheme="minorEastAsia"/>
            <w:color w:val="FF0000"/>
            <w:lang w:eastAsia="zh-CN"/>
          </w:rPr>
          <w:delText xml:space="preserve"> is 0.930228 </w:delText>
        </w:r>
        <w:r w:rsidR="00467161" w:rsidDel="003D749D">
          <w:rPr>
            <w:rFonts w:eastAsiaTheme="minorEastAsia"/>
            <w:color w:val="FF0000"/>
            <w:lang w:eastAsia="zh-CN"/>
          </w:rPr>
          <w:delText xml:space="preserve">( </w:delText>
        </w:r>
        <w:r w:rsidR="00467161" w:rsidRPr="00467161" w:rsidDel="003D749D">
          <w:rPr>
            <w:rFonts w:eastAsiaTheme="minorEastAsia"/>
            <w:color w:val="FF0000"/>
            <w:lang w:eastAsia="zh-CN"/>
          </w:rPr>
          <w:delText>pchisq(0.86, df = 4, lower.tail = FALSE)</w:delText>
        </w:r>
        <w:r w:rsidR="00467161" w:rsidDel="003D749D">
          <w:rPr>
            <w:rFonts w:eastAsiaTheme="minorEastAsia"/>
            <w:color w:val="FF0000"/>
            <w:lang w:eastAsia="zh-CN"/>
          </w:rPr>
          <w:delText>)</w:delText>
        </w:r>
        <w:r w:rsidR="00F62D4D" w:rsidDel="003D749D">
          <w:rPr>
            <w:rFonts w:eastAsiaTheme="minorEastAsia"/>
            <w:color w:val="FF0000"/>
            <w:lang w:eastAsia="zh-CN"/>
          </w:rPr>
          <w:delText xml:space="preserve">. This value is </w:delText>
        </w:r>
        <w:r w:rsidR="006C1534" w:rsidDel="003D749D">
          <w:rPr>
            <w:rFonts w:eastAsiaTheme="minorEastAsia"/>
            <w:color w:val="FF0000"/>
            <w:lang w:eastAsia="zh-CN"/>
          </w:rPr>
          <w:delText xml:space="preserve">approximately </w:delText>
        </w:r>
        <w:r w:rsidR="00F62D4D" w:rsidDel="003D749D">
          <w:rPr>
            <w:rFonts w:eastAsiaTheme="minorEastAsia"/>
            <w:color w:val="FF0000"/>
            <w:lang w:eastAsia="zh-CN"/>
          </w:rPr>
          <w:delText>identical obtained from the manual LRT</w:delText>
        </w:r>
        <w:r w:rsidR="006C1534" w:rsidDel="003D749D">
          <w:rPr>
            <w:rFonts w:eastAsiaTheme="minorEastAsia"/>
            <w:color w:val="FF0000"/>
            <w:lang w:eastAsia="zh-CN"/>
          </w:rPr>
          <w:delText xml:space="preserve"> (Likelihood ratio test).</w:delText>
        </w:r>
      </w:del>
    </w:p>
    <w:p w14:paraId="78EFD01A" w14:textId="406A09E4" w:rsidR="003D749D" w:rsidRPr="003D749D" w:rsidRDefault="003D749D" w:rsidP="003D749D">
      <w:pPr>
        <w:ind w:left="360"/>
        <w:rPr>
          <w:ins w:id="18" w:author="Yanan Wu" w:date="2025-03-29T21:17:00Z" w16du:dateUtc="2025-03-30T01:17:00Z"/>
          <w:rFonts w:eastAsiaTheme="minorEastAsia" w:hint="eastAsia"/>
          <w:color w:val="FF0000"/>
          <w:lang w:eastAsia="zh-CN"/>
          <w:rPrChange w:id="19" w:author="Yanan Wu" w:date="2025-03-29T21:17:00Z" w16du:dateUtc="2025-03-30T01:17:00Z">
            <w:rPr>
              <w:ins w:id="20" w:author="Yanan Wu" w:date="2025-03-29T21:17:00Z" w16du:dateUtc="2025-03-30T01:17:00Z"/>
              <w:rFonts w:eastAsiaTheme="minorEastAsia" w:hint="eastAsia"/>
              <w:lang w:eastAsia="zh-CN"/>
            </w:rPr>
          </w:rPrChange>
        </w:rPr>
        <w:pPrChange w:id="21" w:author="Yanan Wu" w:date="2025-03-29T21:17:00Z" w16du:dateUtc="2025-03-30T01:17:00Z">
          <w:pPr>
            <w:pStyle w:val="ListParagraph"/>
            <w:numPr>
              <w:numId w:val="21"/>
            </w:numPr>
            <w:ind w:hanging="360"/>
          </w:pPr>
        </w:pPrChange>
      </w:pPr>
      <w:ins w:id="22" w:author="Yanan Wu" w:date="2025-03-29T21:17:00Z" w16du:dateUtc="2025-03-30T01:17:00Z">
        <w:r>
          <w:rPr>
            <w:rFonts w:eastAsiaTheme="minorEastAsia" w:hint="eastAsia"/>
            <w:color w:val="FF0000"/>
            <w:lang w:eastAsia="zh-CN"/>
          </w:rPr>
          <w:t xml:space="preserve">The p-value of the Chi-squared test </w:t>
        </w:r>
      </w:ins>
      <w:ins w:id="23" w:author="Yanan Wu" w:date="2025-03-29T21:18:00Z" w16du:dateUtc="2025-03-30T01:18:00Z">
        <w:r>
          <w:rPr>
            <w:rFonts w:eastAsiaTheme="minorEastAsia" w:hint="eastAsia"/>
            <w:color w:val="FF0000"/>
            <w:lang w:eastAsia="zh-CN"/>
          </w:rPr>
          <w:t xml:space="preserve">from </w:t>
        </w:r>
        <w:r>
          <w:rPr>
            <w:rFonts w:eastAsiaTheme="minorEastAsia" w:hint="eastAsia"/>
            <w:lang w:eastAsia="zh-CN"/>
          </w:rPr>
          <w:t xml:space="preserve">ANOVA-based LRT </w:t>
        </w:r>
        <w:r>
          <w:rPr>
            <w:rFonts w:eastAsiaTheme="minorEastAsia" w:hint="eastAsia"/>
            <w:lang w:eastAsia="zh-CN"/>
          </w:rPr>
          <w:t>and</w:t>
        </w:r>
        <w:r>
          <w:rPr>
            <w:rFonts w:eastAsiaTheme="minorEastAsia" w:hint="eastAsia"/>
            <w:lang w:eastAsia="zh-CN"/>
          </w:rPr>
          <w:t xml:space="preserve"> Manual LRT (logLik())</w:t>
        </w:r>
        <w:r>
          <w:rPr>
            <w:rFonts w:eastAsiaTheme="minorEastAsia" w:hint="eastAsia"/>
            <w:lang w:eastAsia="zh-CN"/>
          </w:rPr>
          <w:t xml:space="preserve"> are both equal to 0.9309.  </w:t>
        </w:r>
      </w:ins>
    </w:p>
    <w:p w14:paraId="4B3E8C5B" w14:textId="74BFC946" w:rsidR="00EE53ED" w:rsidRDefault="00EE53ED" w:rsidP="00EE53ED">
      <w:pPr>
        <w:pStyle w:val="Heading1"/>
        <w:rPr>
          <w:rFonts w:ascii="Calibri" w:hAnsi="Calibri" w:cs="Calibri"/>
        </w:rPr>
      </w:pPr>
      <w:r w:rsidRPr="00E51D94">
        <w:rPr>
          <w:rFonts w:ascii="Calibri" w:hAnsi="Calibri" w:cs="Calibri"/>
        </w:rPr>
        <w:t xml:space="preserve">Task </w:t>
      </w:r>
      <w:r>
        <w:rPr>
          <w:rFonts w:ascii="Calibri" w:hAnsi="Calibri" w:cs="Calibri" w:hint="eastAsia"/>
          <w:lang w:eastAsia="zh-CN"/>
        </w:rPr>
        <w:t>4</w:t>
      </w:r>
      <w:r w:rsidRPr="00E51D94">
        <w:rPr>
          <w:rFonts w:ascii="Calibri" w:hAnsi="Calibri" w:cs="Calibri"/>
        </w:rPr>
        <w:t xml:space="preserve">: </w:t>
      </w:r>
      <w:r>
        <w:rPr>
          <w:rFonts w:ascii="Calibri" w:hAnsi="Calibri" w:cs="Calibri" w:hint="eastAsia"/>
          <w:lang w:eastAsia="zh-CN"/>
        </w:rPr>
        <w:t>Conditional effects plots</w:t>
      </w:r>
      <w:r w:rsidRPr="00E51D94">
        <w:rPr>
          <w:rFonts w:ascii="Calibri" w:hAnsi="Calibri" w:cs="Calibri"/>
        </w:rPr>
        <w:t xml:space="preserve"> (</w:t>
      </w:r>
      <w:r w:rsidR="00BF1E70">
        <w:rPr>
          <w:rFonts w:ascii="Calibri" w:hAnsi="Calibri" w:cs="Calibri"/>
          <w:lang w:eastAsia="zh-CN"/>
        </w:rPr>
        <w:t>2</w:t>
      </w:r>
      <w:r w:rsidRPr="00E51D94">
        <w:rPr>
          <w:rFonts w:ascii="Calibri" w:hAnsi="Calibri" w:cs="Calibri"/>
        </w:rPr>
        <w:t xml:space="preserve"> pts)</w:t>
      </w:r>
    </w:p>
    <w:p w14:paraId="5245A43F" w14:textId="4C7BFC2F" w:rsidR="00EE53ED" w:rsidRDefault="00EE53ED" w:rsidP="00EE53ED">
      <w:pPr>
        <w:pStyle w:val="ListParagraph"/>
        <w:numPr>
          <w:ilvl w:val="0"/>
          <w:numId w:val="18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 xml:space="preserve">Generate conditional effects </w:t>
      </w:r>
      <w:r w:rsidR="007558EE">
        <w:rPr>
          <w:rFonts w:eastAsiaTheme="minorEastAsia"/>
          <w:lang w:eastAsia="zh-CN"/>
        </w:rPr>
        <w:t xml:space="preserve">for the </w:t>
      </w:r>
      <w:r w:rsidR="007558EE" w:rsidRPr="00BF1E70">
        <w:rPr>
          <w:rFonts w:eastAsiaTheme="minorEastAsia"/>
          <w:lang w:eastAsia="zh-CN"/>
        </w:rPr>
        <w:t xml:space="preserve">NUM_LANES </w:t>
      </w:r>
      <w:r w:rsidR="007558EE">
        <w:rPr>
          <w:rFonts w:eastAsiaTheme="minorEastAsia"/>
          <w:lang w:eastAsia="zh-CN"/>
        </w:rPr>
        <w:t>variable</w:t>
      </w:r>
      <w:r w:rsidR="007558EE">
        <w:rPr>
          <w:rFonts w:eastAsiaTheme="minorEastAsia" w:hint="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based on the refined mode</w:t>
      </w:r>
      <w:r w:rsidR="00B03BDB">
        <w:rPr>
          <w:rFonts w:eastAsiaTheme="minorEastAsia"/>
          <w:lang w:eastAsia="zh-CN"/>
        </w:rPr>
        <w:t>l in Task 2.a</w:t>
      </w:r>
      <w:r w:rsidR="00BF1E70">
        <w:rPr>
          <w:rFonts w:eastAsiaTheme="minorEastAsia"/>
          <w:lang w:eastAsia="zh-CN"/>
        </w:rPr>
        <w:t xml:space="preserve"> </w:t>
      </w:r>
      <w:r w:rsidR="007558EE">
        <w:rPr>
          <w:rFonts w:eastAsiaTheme="minorEastAsia"/>
          <w:lang w:eastAsia="zh-CN"/>
        </w:rPr>
        <w:t>to estimate</w:t>
      </w:r>
      <w:r w:rsidR="00BF1E70">
        <w:rPr>
          <w:rFonts w:eastAsiaTheme="minorEastAsia"/>
          <w:lang w:eastAsia="zh-CN"/>
        </w:rPr>
        <w:t xml:space="preserve"> the probability of traffic accident. (1.5 pts)</w:t>
      </w:r>
    </w:p>
    <w:p w14:paraId="0B15C66F" w14:textId="77777777" w:rsidR="00BF1E70" w:rsidRDefault="00BF1E70" w:rsidP="00BF1E70">
      <w:pPr>
        <w:ind w:left="360"/>
        <w:rPr>
          <w:rFonts w:eastAsiaTheme="minorEastAsia"/>
          <w:lang w:eastAsia="zh-CN"/>
        </w:rPr>
      </w:pPr>
    </w:p>
    <w:p w14:paraId="07B30FD8" w14:textId="193D52F9" w:rsidR="00BF1E70" w:rsidRDefault="00BF1E70" w:rsidP="00BF1E70">
      <w:pPr>
        <w:ind w:left="360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Assume two scenarios with the following values </w:t>
      </w:r>
      <w:r w:rsidR="007558EE">
        <w:rPr>
          <w:rFonts w:eastAsiaTheme="minorEastAsia"/>
          <w:lang w:eastAsia="zh-CN"/>
        </w:rPr>
        <w:t>for</w:t>
      </w:r>
      <w:r>
        <w:rPr>
          <w:rFonts w:eastAsiaTheme="minorEastAsia"/>
          <w:lang w:eastAsia="zh-CN"/>
        </w:rPr>
        <w:t xml:space="preserve"> the additional independent variable in the logistic regression model: </w:t>
      </w:r>
    </w:p>
    <w:p w14:paraId="68EF42AE" w14:textId="77777777" w:rsidR="00BF1E70" w:rsidRPr="00BF1E70" w:rsidRDefault="00BF1E70" w:rsidP="00BF1E70">
      <w:pPr>
        <w:rPr>
          <w:rFonts w:eastAsiaTheme="minorEastAsia"/>
          <w:lang w:eastAsia="zh-C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95"/>
        <w:gridCol w:w="1980"/>
        <w:gridCol w:w="2340"/>
      </w:tblGrid>
      <w:tr w:rsidR="00B03BDB" w14:paraId="1754AFDB" w14:textId="77777777" w:rsidTr="00BF1E70">
        <w:trPr>
          <w:jc w:val="center"/>
        </w:trPr>
        <w:tc>
          <w:tcPr>
            <w:tcW w:w="1795" w:type="dxa"/>
          </w:tcPr>
          <w:p w14:paraId="55B29983" w14:textId="7878E7E9" w:rsidR="00B03BDB" w:rsidRPr="00BF1E70" w:rsidRDefault="00BF1E70" w:rsidP="00BF1E70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lang w:eastAsia="zh-CN"/>
              </w:rPr>
            </w:pPr>
            <w:r w:rsidRPr="00BF1E70">
              <w:rPr>
                <w:rFonts w:eastAsiaTheme="minorEastAsia"/>
                <w:b/>
                <w:bCs/>
                <w:lang w:eastAsia="zh-CN"/>
              </w:rPr>
              <w:t>Variable</w:t>
            </w:r>
          </w:p>
        </w:tc>
        <w:tc>
          <w:tcPr>
            <w:tcW w:w="1980" w:type="dxa"/>
          </w:tcPr>
          <w:p w14:paraId="6D98989E" w14:textId="79C72375" w:rsidR="00B03BDB" w:rsidRPr="00BF1E70" w:rsidRDefault="00B03BDB" w:rsidP="00BF1E70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lang w:eastAsia="zh-CN"/>
              </w:rPr>
            </w:pPr>
            <w:r w:rsidRPr="00BF1E70">
              <w:rPr>
                <w:rFonts w:eastAsiaTheme="minorEastAsia"/>
                <w:b/>
                <w:bCs/>
                <w:lang w:eastAsia="zh-CN"/>
              </w:rPr>
              <w:t>Low probability</w:t>
            </w:r>
          </w:p>
        </w:tc>
        <w:tc>
          <w:tcPr>
            <w:tcW w:w="2340" w:type="dxa"/>
          </w:tcPr>
          <w:p w14:paraId="3FB82AF4" w14:textId="0F2FC700" w:rsidR="00B03BDB" w:rsidRPr="00BF1E70" w:rsidRDefault="00B03BDB" w:rsidP="00BF1E70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lang w:eastAsia="zh-CN"/>
              </w:rPr>
            </w:pPr>
            <w:r w:rsidRPr="00BF1E70">
              <w:rPr>
                <w:rFonts w:eastAsiaTheme="minorEastAsia"/>
                <w:b/>
                <w:bCs/>
                <w:lang w:eastAsia="zh-CN"/>
              </w:rPr>
              <w:t>High probability</w:t>
            </w:r>
          </w:p>
        </w:tc>
      </w:tr>
      <w:tr w:rsidR="00B03BDB" w14:paraId="735FCB20" w14:textId="77777777" w:rsidTr="00BF1E70">
        <w:trPr>
          <w:jc w:val="center"/>
        </w:trPr>
        <w:tc>
          <w:tcPr>
            <w:tcW w:w="1795" w:type="dxa"/>
          </w:tcPr>
          <w:p w14:paraId="26EB168A" w14:textId="54753D56" w:rsidR="00B03BDB" w:rsidRPr="00BF1E70" w:rsidRDefault="00BF1E70" w:rsidP="00BF1E70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lang w:eastAsia="zh-CN"/>
              </w:rPr>
            </w:pPr>
            <w:r w:rsidRPr="00BF1E70">
              <w:rPr>
                <w:rFonts w:eastAsiaTheme="minorEastAsia"/>
                <w:b/>
                <w:bCs/>
                <w:lang w:eastAsia="zh-CN"/>
              </w:rPr>
              <w:t>hour</w:t>
            </w:r>
          </w:p>
        </w:tc>
        <w:tc>
          <w:tcPr>
            <w:tcW w:w="1980" w:type="dxa"/>
          </w:tcPr>
          <w:p w14:paraId="05E15A0F" w14:textId="39F277DC" w:rsidR="00B03BDB" w:rsidRDefault="00B03BDB" w:rsidP="00BF1E70">
            <w:pPr>
              <w:pStyle w:val="ListParagraph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3</w:t>
            </w:r>
          </w:p>
        </w:tc>
        <w:tc>
          <w:tcPr>
            <w:tcW w:w="2340" w:type="dxa"/>
          </w:tcPr>
          <w:p w14:paraId="23CC6588" w14:textId="6DD94D1D" w:rsidR="00B03BDB" w:rsidRDefault="00B03BDB" w:rsidP="00BF1E70">
            <w:pPr>
              <w:pStyle w:val="ListParagraph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19</w:t>
            </w:r>
          </w:p>
        </w:tc>
      </w:tr>
      <w:tr w:rsidR="00B03BDB" w14:paraId="01C89736" w14:textId="77777777" w:rsidTr="00BF1E70">
        <w:trPr>
          <w:jc w:val="center"/>
        </w:trPr>
        <w:tc>
          <w:tcPr>
            <w:tcW w:w="1795" w:type="dxa"/>
          </w:tcPr>
          <w:p w14:paraId="3D0077B9" w14:textId="33943B36" w:rsidR="00B03BDB" w:rsidRPr="00BF1E70" w:rsidRDefault="00BF1E70" w:rsidP="00BF1E70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lang w:eastAsia="zh-CN"/>
              </w:rPr>
            </w:pPr>
            <w:r w:rsidRPr="00BF1E70">
              <w:rPr>
                <w:rFonts w:eastAsiaTheme="minorEastAsia"/>
                <w:b/>
                <w:bCs/>
                <w:lang w:eastAsia="zh-CN"/>
              </w:rPr>
              <w:t>F_SYSTEM</w:t>
            </w:r>
          </w:p>
        </w:tc>
        <w:tc>
          <w:tcPr>
            <w:tcW w:w="1980" w:type="dxa"/>
          </w:tcPr>
          <w:p w14:paraId="4AB54C3A" w14:textId="557E4994" w:rsidR="00B03BDB" w:rsidRDefault="00B03BDB" w:rsidP="00BF1E70">
            <w:pPr>
              <w:pStyle w:val="ListParagraph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6</w:t>
            </w:r>
          </w:p>
        </w:tc>
        <w:tc>
          <w:tcPr>
            <w:tcW w:w="2340" w:type="dxa"/>
          </w:tcPr>
          <w:p w14:paraId="55FDB9AA" w14:textId="44704932" w:rsidR="00B03BDB" w:rsidRDefault="00B03BDB" w:rsidP="00BF1E70">
            <w:pPr>
              <w:pStyle w:val="ListParagraph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2</w:t>
            </w:r>
          </w:p>
        </w:tc>
      </w:tr>
      <w:tr w:rsidR="00B03BDB" w14:paraId="4F0B9D1F" w14:textId="77777777" w:rsidTr="00BF1E70">
        <w:trPr>
          <w:jc w:val="center"/>
        </w:trPr>
        <w:tc>
          <w:tcPr>
            <w:tcW w:w="1795" w:type="dxa"/>
          </w:tcPr>
          <w:p w14:paraId="075DAE0A" w14:textId="03346186" w:rsidR="00B03BDB" w:rsidRPr="00BF1E70" w:rsidRDefault="00BF1E70" w:rsidP="00BF1E70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lang w:eastAsia="zh-CN"/>
              </w:rPr>
            </w:pPr>
            <w:r w:rsidRPr="00BF1E70">
              <w:rPr>
                <w:rFonts w:eastAsiaTheme="minorEastAsia"/>
                <w:b/>
                <w:bCs/>
                <w:lang w:eastAsia="zh-CN"/>
              </w:rPr>
              <w:t>Intersect</w:t>
            </w:r>
          </w:p>
        </w:tc>
        <w:tc>
          <w:tcPr>
            <w:tcW w:w="1980" w:type="dxa"/>
          </w:tcPr>
          <w:p w14:paraId="5A1EA860" w14:textId="63C3E948" w:rsidR="00B03BDB" w:rsidRDefault="00BF1E70" w:rsidP="00BF1E70">
            <w:pPr>
              <w:pStyle w:val="ListParagraph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‘</w:t>
            </w:r>
            <w:r w:rsidR="00B03BDB">
              <w:rPr>
                <w:rFonts w:eastAsiaTheme="minorEastAsia"/>
                <w:lang w:eastAsia="zh-CN"/>
              </w:rPr>
              <w:t>no’</w:t>
            </w:r>
          </w:p>
        </w:tc>
        <w:tc>
          <w:tcPr>
            <w:tcW w:w="2340" w:type="dxa"/>
          </w:tcPr>
          <w:p w14:paraId="2FEA6AB0" w14:textId="25ED08DE" w:rsidR="00B03BDB" w:rsidRDefault="00B03BDB" w:rsidP="00BF1E70">
            <w:pPr>
              <w:pStyle w:val="ListParagraph"/>
              <w:ind w:left="0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‘yes’</w:t>
            </w:r>
          </w:p>
        </w:tc>
      </w:tr>
    </w:tbl>
    <w:p w14:paraId="349008CB" w14:textId="77777777" w:rsidR="00B03BDB" w:rsidRDefault="00B03BDB" w:rsidP="00B03BDB">
      <w:pPr>
        <w:pStyle w:val="ListParagraph"/>
        <w:ind w:left="360"/>
        <w:rPr>
          <w:rFonts w:eastAsiaTheme="minorEastAsia"/>
          <w:lang w:eastAsia="zh-CN"/>
        </w:rPr>
      </w:pPr>
    </w:p>
    <w:p w14:paraId="251E432D" w14:textId="77777777" w:rsidR="00FF18F5" w:rsidRPr="006D0FC3" w:rsidRDefault="00FF18F5" w:rsidP="00FF18F5">
      <w:pPr>
        <w:pStyle w:val="ListParagraph"/>
        <w:ind w:left="360"/>
        <w:rPr>
          <w:rFonts w:eastAsiaTheme="minorEastAsia"/>
          <w:color w:val="FF0000"/>
          <w:lang w:eastAsia="zh-CN"/>
        </w:rPr>
      </w:pPr>
      <w:r w:rsidRPr="006D0FC3">
        <w:rPr>
          <w:rFonts w:eastAsiaTheme="minorEastAsia"/>
          <w:color w:val="FF0000"/>
          <w:lang w:eastAsia="zh-CN"/>
        </w:rPr>
        <w:t>par(mfrow = c(1, 1))</w:t>
      </w:r>
    </w:p>
    <w:p w14:paraId="03411695" w14:textId="1503D6EA" w:rsidR="002E6AF7" w:rsidRPr="006D0FC3" w:rsidRDefault="00FF18F5" w:rsidP="00FF18F5">
      <w:pPr>
        <w:pStyle w:val="ListParagraph"/>
        <w:ind w:left="360"/>
        <w:rPr>
          <w:rFonts w:eastAsiaTheme="minorEastAsia"/>
          <w:color w:val="FF0000"/>
          <w:lang w:eastAsia="zh-CN"/>
        </w:rPr>
      </w:pPr>
      <w:r w:rsidRPr="006D0FC3">
        <w:rPr>
          <w:rFonts w:eastAsiaTheme="minorEastAsia"/>
          <w:color w:val="FF0000"/>
          <w:lang w:eastAsia="zh-CN"/>
        </w:rPr>
        <w:t>library(effects)</w:t>
      </w:r>
    </w:p>
    <w:p w14:paraId="0D298FC9" w14:textId="77777777" w:rsidR="00D826DF" w:rsidRPr="006D0FC3" w:rsidRDefault="00D826DF" w:rsidP="00D826DF">
      <w:pPr>
        <w:pStyle w:val="ListParagraph"/>
        <w:ind w:left="360"/>
        <w:rPr>
          <w:rFonts w:eastAsiaTheme="minorEastAsia"/>
          <w:color w:val="FF0000"/>
          <w:lang w:eastAsia="zh-CN"/>
        </w:rPr>
      </w:pPr>
      <w:r w:rsidRPr="006D0FC3">
        <w:rPr>
          <w:rFonts w:eastAsiaTheme="minorEastAsia"/>
          <w:color w:val="FF0000"/>
          <w:lang w:eastAsia="zh-CN"/>
        </w:rPr>
        <w:t># Compute effect for low probability scenario</w:t>
      </w:r>
    </w:p>
    <w:p w14:paraId="0E7DC413" w14:textId="77777777" w:rsidR="00D826DF" w:rsidRPr="006D0FC3" w:rsidRDefault="00D826DF" w:rsidP="00D826DF">
      <w:pPr>
        <w:pStyle w:val="ListParagraph"/>
        <w:ind w:left="360"/>
        <w:rPr>
          <w:rFonts w:eastAsiaTheme="minorEastAsia"/>
          <w:color w:val="FF0000"/>
          <w:lang w:eastAsia="zh-CN"/>
        </w:rPr>
      </w:pPr>
      <w:r w:rsidRPr="006D0FC3">
        <w:rPr>
          <w:rFonts w:eastAsiaTheme="minorEastAsia"/>
          <w:color w:val="FF0000"/>
          <w:lang w:eastAsia="zh-CN"/>
        </w:rPr>
        <w:t>low_prb &lt;- effect("NUM_LANES", logistic_acc02, given.values = c(hour = 3, F_SYSTEM = 6, intersectyes = 0))</w:t>
      </w:r>
    </w:p>
    <w:p w14:paraId="09D7CD45" w14:textId="77777777" w:rsidR="00D826DF" w:rsidRPr="006D0FC3" w:rsidRDefault="00D826DF" w:rsidP="00D826DF">
      <w:pPr>
        <w:pStyle w:val="ListParagraph"/>
        <w:ind w:left="360"/>
        <w:rPr>
          <w:rFonts w:eastAsiaTheme="minorEastAsia"/>
          <w:color w:val="FF0000"/>
          <w:lang w:eastAsia="zh-CN"/>
        </w:rPr>
      </w:pPr>
    </w:p>
    <w:p w14:paraId="36EA84AB" w14:textId="77777777" w:rsidR="00D826DF" w:rsidRPr="006D0FC3" w:rsidRDefault="00D826DF" w:rsidP="00D826DF">
      <w:pPr>
        <w:pStyle w:val="ListParagraph"/>
        <w:ind w:left="360"/>
        <w:rPr>
          <w:rFonts w:eastAsiaTheme="minorEastAsia"/>
          <w:color w:val="FF0000"/>
          <w:lang w:eastAsia="zh-CN"/>
        </w:rPr>
      </w:pPr>
      <w:r w:rsidRPr="006D0FC3">
        <w:rPr>
          <w:rFonts w:eastAsiaTheme="minorEastAsia"/>
          <w:color w:val="FF0000"/>
          <w:lang w:eastAsia="zh-CN"/>
        </w:rPr>
        <w:t># Compute effect for high probability scenario</w:t>
      </w:r>
    </w:p>
    <w:p w14:paraId="1C2162E2" w14:textId="5B35E09B" w:rsidR="00D826DF" w:rsidRPr="006D0FC3" w:rsidRDefault="00D826DF" w:rsidP="0049205C">
      <w:pPr>
        <w:pStyle w:val="ListParagraph"/>
        <w:ind w:left="360"/>
        <w:rPr>
          <w:rFonts w:eastAsiaTheme="minorEastAsia"/>
          <w:color w:val="FF0000"/>
          <w:lang w:eastAsia="zh-CN"/>
        </w:rPr>
      </w:pPr>
      <w:r w:rsidRPr="006D0FC3">
        <w:rPr>
          <w:rFonts w:eastAsiaTheme="minorEastAsia"/>
          <w:color w:val="FF0000"/>
          <w:lang w:eastAsia="zh-CN"/>
        </w:rPr>
        <w:t>high_prb &lt;- effect("NUM_LANES", logistic_acc02, given.values = c(hour = 19, F_SYSTEM = 2, intersectyes = 1))</w:t>
      </w:r>
    </w:p>
    <w:p w14:paraId="78365154" w14:textId="77777777" w:rsidR="00FF18F5" w:rsidRDefault="00FF18F5" w:rsidP="00FF18F5">
      <w:pPr>
        <w:pStyle w:val="ListParagraph"/>
        <w:ind w:left="360"/>
        <w:rPr>
          <w:rFonts w:eastAsiaTheme="minorEastAsia"/>
          <w:lang w:eastAsia="zh-CN"/>
        </w:rPr>
      </w:pPr>
    </w:p>
    <w:p w14:paraId="0D8F06AB" w14:textId="72F5D192" w:rsidR="00BF1E70" w:rsidRDefault="00BF1E70" w:rsidP="00BF1E70">
      <w:pPr>
        <w:pStyle w:val="ListParagraph"/>
        <w:numPr>
          <w:ilvl w:val="0"/>
          <w:numId w:val="17"/>
        </w:num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Discuss the </w:t>
      </w:r>
      <w:r w:rsidR="007558EE">
        <w:rPr>
          <w:rFonts w:eastAsiaTheme="minorEastAsia"/>
          <w:lang w:eastAsia="zh-CN"/>
        </w:rPr>
        <w:t xml:space="preserve">conditional effects </w:t>
      </w:r>
      <w:r>
        <w:rPr>
          <w:rFonts w:eastAsiaTheme="minorEastAsia"/>
          <w:lang w:eastAsia="zh-CN"/>
        </w:rPr>
        <w:t>plots for the two scenarios. (0.5 pt)</w:t>
      </w:r>
    </w:p>
    <w:p w14:paraId="13892F40" w14:textId="77777777" w:rsidR="0049205C" w:rsidRPr="006D0FC3" w:rsidRDefault="0049205C" w:rsidP="0049205C">
      <w:pPr>
        <w:pStyle w:val="ListParagraph"/>
        <w:ind w:left="360"/>
        <w:rPr>
          <w:rFonts w:eastAsiaTheme="minorEastAsia"/>
          <w:color w:val="FF0000"/>
          <w:lang w:eastAsia="zh-CN"/>
        </w:rPr>
      </w:pPr>
      <w:r w:rsidRPr="006D0FC3">
        <w:rPr>
          <w:rFonts w:eastAsiaTheme="minorEastAsia"/>
          <w:color w:val="FF0000"/>
          <w:lang w:eastAsia="zh-CN"/>
        </w:rPr>
        <w:t># Extract data</w:t>
      </w:r>
    </w:p>
    <w:p w14:paraId="10E66C44" w14:textId="77777777" w:rsidR="0049205C" w:rsidRPr="006D0FC3" w:rsidRDefault="0049205C" w:rsidP="0049205C">
      <w:pPr>
        <w:pStyle w:val="ListParagraph"/>
        <w:ind w:left="360"/>
        <w:rPr>
          <w:rFonts w:eastAsiaTheme="minorEastAsia"/>
          <w:color w:val="FF0000"/>
          <w:lang w:eastAsia="zh-CN"/>
        </w:rPr>
      </w:pPr>
      <w:r w:rsidRPr="006D0FC3">
        <w:rPr>
          <w:rFonts w:eastAsiaTheme="minorEastAsia"/>
          <w:color w:val="FF0000"/>
          <w:lang w:eastAsia="zh-CN"/>
        </w:rPr>
        <w:t>low_data &lt;- as.data.frame(low_prb)</w:t>
      </w:r>
    </w:p>
    <w:p w14:paraId="72D42126" w14:textId="77777777" w:rsidR="0049205C" w:rsidRPr="006D0FC3" w:rsidRDefault="0049205C" w:rsidP="0049205C">
      <w:pPr>
        <w:pStyle w:val="ListParagraph"/>
        <w:ind w:left="360"/>
        <w:rPr>
          <w:rFonts w:eastAsiaTheme="minorEastAsia"/>
          <w:color w:val="FF0000"/>
          <w:lang w:eastAsia="zh-CN"/>
        </w:rPr>
      </w:pPr>
      <w:r w:rsidRPr="006D0FC3">
        <w:rPr>
          <w:rFonts w:eastAsiaTheme="minorEastAsia"/>
          <w:color w:val="FF0000"/>
          <w:lang w:eastAsia="zh-CN"/>
        </w:rPr>
        <w:t>high_data &lt;- as.data.frame(high_prb)</w:t>
      </w:r>
    </w:p>
    <w:p w14:paraId="4F08B4B3" w14:textId="77777777" w:rsidR="0049205C" w:rsidRPr="006D0FC3" w:rsidRDefault="0049205C" w:rsidP="0049205C">
      <w:pPr>
        <w:pStyle w:val="ListParagraph"/>
        <w:ind w:left="360"/>
        <w:rPr>
          <w:rFonts w:eastAsiaTheme="minorEastAsia"/>
          <w:color w:val="FF0000"/>
          <w:lang w:eastAsia="zh-CN"/>
        </w:rPr>
      </w:pPr>
    </w:p>
    <w:p w14:paraId="1C0927A6" w14:textId="77777777" w:rsidR="0049205C" w:rsidRPr="006D0FC3" w:rsidRDefault="0049205C" w:rsidP="0049205C">
      <w:pPr>
        <w:pStyle w:val="ListParagraph"/>
        <w:ind w:left="360"/>
        <w:rPr>
          <w:rFonts w:eastAsiaTheme="minorEastAsia"/>
          <w:color w:val="FF0000"/>
          <w:lang w:eastAsia="zh-CN"/>
        </w:rPr>
      </w:pPr>
      <w:r w:rsidRPr="006D0FC3">
        <w:rPr>
          <w:rFonts w:eastAsiaTheme="minorEastAsia"/>
          <w:color w:val="FF0000"/>
          <w:lang w:eastAsia="zh-CN"/>
        </w:rPr>
        <w:lastRenderedPageBreak/>
        <w:t># Plot the low probability case first</w:t>
      </w:r>
    </w:p>
    <w:p w14:paraId="2642BF02" w14:textId="77777777" w:rsidR="0049205C" w:rsidRPr="006D0FC3" w:rsidRDefault="0049205C" w:rsidP="0049205C">
      <w:pPr>
        <w:pStyle w:val="ListParagraph"/>
        <w:ind w:left="360"/>
        <w:rPr>
          <w:rFonts w:eastAsiaTheme="minorEastAsia"/>
          <w:color w:val="FF0000"/>
          <w:lang w:eastAsia="zh-CN"/>
        </w:rPr>
      </w:pPr>
      <w:r w:rsidRPr="006D0FC3">
        <w:rPr>
          <w:rFonts w:eastAsiaTheme="minorEastAsia"/>
          <w:color w:val="FF0000"/>
          <w:lang w:eastAsia="zh-CN"/>
        </w:rPr>
        <w:t>plot(low_data$NUM_LANES, low_data$fit, type = "l", col = "blue", lwd = 2, ylim = c(0, 1),</w:t>
      </w:r>
    </w:p>
    <w:p w14:paraId="69A66FF0" w14:textId="77777777" w:rsidR="0049205C" w:rsidRPr="006D0FC3" w:rsidRDefault="0049205C" w:rsidP="0049205C">
      <w:pPr>
        <w:pStyle w:val="ListParagraph"/>
        <w:ind w:left="360"/>
        <w:rPr>
          <w:rFonts w:eastAsiaTheme="minorEastAsia"/>
          <w:color w:val="FF0000"/>
          <w:lang w:eastAsia="zh-CN"/>
        </w:rPr>
      </w:pPr>
      <w:r w:rsidRPr="006D0FC3">
        <w:rPr>
          <w:rFonts w:eastAsiaTheme="minorEastAsia"/>
          <w:color w:val="FF0000"/>
          <w:lang w:eastAsia="zh-CN"/>
        </w:rPr>
        <w:t xml:space="preserve">     ylab = expression(Pr(Y[i] == "Accident probability")), xlab = "Number of Lanes",</w:t>
      </w:r>
    </w:p>
    <w:p w14:paraId="31213D94" w14:textId="77777777" w:rsidR="0049205C" w:rsidRPr="006D0FC3" w:rsidRDefault="0049205C" w:rsidP="0049205C">
      <w:pPr>
        <w:pStyle w:val="ListParagraph"/>
        <w:ind w:left="360"/>
        <w:rPr>
          <w:rFonts w:eastAsiaTheme="minorEastAsia"/>
          <w:color w:val="FF0000"/>
          <w:lang w:eastAsia="zh-CN"/>
        </w:rPr>
      </w:pPr>
      <w:r w:rsidRPr="006D0FC3">
        <w:rPr>
          <w:rFonts w:eastAsiaTheme="minorEastAsia"/>
          <w:color w:val="FF0000"/>
          <w:lang w:eastAsia="zh-CN"/>
        </w:rPr>
        <w:t xml:space="preserve">     main = "Accident Probability vs. Number of Lanes")</w:t>
      </w:r>
    </w:p>
    <w:p w14:paraId="6344261D" w14:textId="77777777" w:rsidR="0049205C" w:rsidRPr="006D0FC3" w:rsidRDefault="0049205C" w:rsidP="0049205C">
      <w:pPr>
        <w:pStyle w:val="ListParagraph"/>
        <w:ind w:left="360"/>
        <w:rPr>
          <w:rFonts w:eastAsiaTheme="minorEastAsia"/>
          <w:color w:val="FF0000"/>
          <w:lang w:eastAsia="zh-CN"/>
        </w:rPr>
      </w:pPr>
    </w:p>
    <w:p w14:paraId="48770E16" w14:textId="77777777" w:rsidR="0049205C" w:rsidRPr="006D0FC3" w:rsidRDefault="0049205C" w:rsidP="0049205C">
      <w:pPr>
        <w:pStyle w:val="ListParagraph"/>
        <w:ind w:left="360"/>
        <w:rPr>
          <w:rFonts w:eastAsiaTheme="minorEastAsia"/>
          <w:color w:val="FF0000"/>
          <w:lang w:eastAsia="zh-CN"/>
        </w:rPr>
      </w:pPr>
      <w:r w:rsidRPr="006D0FC3">
        <w:rPr>
          <w:rFonts w:eastAsiaTheme="minorEastAsia"/>
          <w:color w:val="FF0000"/>
          <w:lang w:eastAsia="zh-CN"/>
        </w:rPr>
        <w:t># Add shaded confidence intervals for low probability</w:t>
      </w:r>
    </w:p>
    <w:p w14:paraId="1A643CE2" w14:textId="77777777" w:rsidR="0049205C" w:rsidRPr="006D0FC3" w:rsidRDefault="0049205C" w:rsidP="0049205C">
      <w:pPr>
        <w:pStyle w:val="ListParagraph"/>
        <w:ind w:left="360"/>
        <w:rPr>
          <w:rFonts w:eastAsiaTheme="minorEastAsia"/>
          <w:color w:val="FF0000"/>
          <w:lang w:eastAsia="zh-CN"/>
        </w:rPr>
      </w:pPr>
      <w:r w:rsidRPr="006D0FC3">
        <w:rPr>
          <w:rFonts w:eastAsiaTheme="minorEastAsia"/>
          <w:color w:val="FF0000"/>
          <w:lang w:eastAsia="zh-CN"/>
        </w:rPr>
        <w:t xml:space="preserve">polygon(c(low_data$NUM_LANES, rev(low_data$NUM_LANES)), </w:t>
      </w:r>
    </w:p>
    <w:p w14:paraId="12806A3E" w14:textId="77777777" w:rsidR="0049205C" w:rsidRPr="006D0FC3" w:rsidRDefault="0049205C" w:rsidP="0049205C">
      <w:pPr>
        <w:pStyle w:val="ListParagraph"/>
        <w:ind w:left="360"/>
        <w:rPr>
          <w:rFonts w:eastAsiaTheme="minorEastAsia"/>
          <w:color w:val="FF0000"/>
          <w:lang w:eastAsia="zh-CN"/>
        </w:rPr>
      </w:pPr>
      <w:r w:rsidRPr="006D0FC3">
        <w:rPr>
          <w:rFonts w:eastAsiaTheme="minorEastAsia"/>
          <w:color w:val="FF0000"/>
          <w:lang w:eastAsia="zh-CN"/>
        </w:rPr>
        <w:t xml:space="preserve">        c(low_data$lower, rev(low_data$upper)), col = rgb(0, 0, 1, 0.2), border = NA)</w:t>
      </w:r>
    </w:p>
    <w:p w14:paraId="63789294" w14:textId="77777777" w:rsidR="0049205C" w:rsidRPr="006D0FC3" w:rsidRDefault="0049205C" w:rsidP="0049205C">
      <w:pPr>
        <w:pStyle w:val="ListParagraph"/>
        <w:ind w:left="360"/>
        <w:rPr>
          <w:rFonts w:eastAsiaTheme="minorEastAsia"/>
          <w:color w:val="FF0000"/>
          <w:lang w:eastAsia="zh-CN"/>
        </w:rPr>
      </w:pPr>
    </w:p>
    <w:p w14:paraId="239C319A" w14:textId="77777777" w:rsidR="0049205C" w:rsidRPr="006D0FC3" w:rsidRDefault="0049205C" w:rsidP="0049205C">
      <w:pPr>
        <w:pStyle w:val="ListParagraph"/>
        <w:ind w:left="360"/>
        <w:rPr>
          <w:rFonts w:eastAsiaTheme="minorEastAsia"/>
          <w:color w:val="FF0000"/>
          <w:lang w:eastAsia="zh-CN"/>
        </w:rPr>
      </w:pPr>
      <w:r w:rsidRPr="006D0FC3">
        <w:rPr>
          <w:rFonts w:eastAsiaTheme="minorEastAsia"/>
          <w:color w:val="FF0000"/>
          <w:lang w:eastAsia="zh-CN"/>
        </w:rPr>
        <w:t># Add high probability scenario</w:t>
      </w:r>
    </w:p>
    <w:p w14:paraId="3A27A1C2" w14:textId="77777777" w:rsidR="0049205C" w:rsidRPr="006D0FC3" w:rsidRDefault="0049205C" w:rsidP="0049205C">
      <w:pPr>
        <w:pStyle w:val="ListParagraph"/>
        <w:ind w:left="360"/>
        <w:rPr>
          <w:rFonts w:eastAsiaTheme="minorEastAsia"/>
          <w:color w:val="FF0000"/>
          <w:lang w:eastAsia="zh-CN"/>
        </w:rPr>
      </w:pPr>
      <w:r w:rsidRPr="006D0FC3">
        <w:rPr>
          <w:rFonts w:eastAsiaTheme="minorEastAsia"/>
          <w:color w:val="FF0000"/>
          <w:lang w:eastAsia="zh-CN"/>
        </w:rPr>
        <w:t>lines(high_data$NUM_LANES, high_data$fit, col = "red", lwd = 2)</w:t>
      </w:r>
    </w:p>
    <w:p w14:paraId="1D756DE3" w14:textId="77777777" w:rsidR="0049205C" w:rsidRPr="006D0FC3" w:rsidRDefault="0049205C" w:rsidP="0049205C">
      <w:pPr>
        <w:pStyle w:val="ListParagraph"/>
        <w:ind w:left="360"/>
        <w:rPr>
          <w:rFonts w:eastAsiaTheme="minorEastAsia"/>
          <w:color w:val="FF0000"/>
          <w:lang w:eastAsia="zh-CN"/>
        </w:rPr>
      </w:pPr>
    </w:p>
    <w:p w14:paraId="3D057236" w14:textId="77777777" w:rsidR="0049205C" w:rsidRPr="006D0FC3" w:rsidRDefault="0049205C" w:rsidP="0049205C">
      <w:pPr>
        <w:pStyle w:val="ListParagraph"/>
        <w:ind w:left="360"/>
        <w:rPr>
          <w:rFonts w:eastAsiaTheme="minorEastAsia"/>
          <w:color w:val="FF0000"/>
          <w:lang w:eastAsia="zh-CN"/>
        </w:rPr>
      </w:pPr>
      <w:r w:rsidRPr="006D0FC3">
        <w:rPr>
          <w:rFonts w:eastAsiaTheme="minorEastAsia"/>
          <w:color w:val="FF0000"/>
          <w:lang w:eastAsia="zh-CN"/>
        </w:rPr>
        <w:t># Add shaded confidence intervals for high probability</w:t>
      </w:r>
    </w:p>
    <w:p w14:paraId="14FB45CE" w14:textId="77777777" w:rsidR="0049205C" w:rsidRPr="006D0FC3" w:rsidRDefault="0049205C" w:rsidP="0049205C">
      <w:pPr>
        <w:pStyle w:val="ListParagraph"/>
        <w:ind w:left="360"/>
        <w:rPr>
          <w:rFonts w:eastAsiaTheme="minorEastAsia"/>
          <w:color w:val="FF0000"/>
          <w:lang w:eastAsia="zh-CN"/>
        </w:rPr>
      </w:pPr>
      <w:r w:rsidRPr="006D0FC3">
        <w:rPr>
          <w:rFonts w:eastAsiaTheme="minorEastAsia"/>
          <w:color w:val="FF0000"/>
          <w:lang w:eastAsia="zh-CN"/>
        </w:rPr>
        <w:t xml:space="preserve">polygon(c(high_data$NUM_LANES, rev(high_data$NUM_LANES)), </w:t>
      </w:r>
    </w:p>
    <w:p w14:paraId="06B1AE8E" w14:textId="77777777" w:rsidR="0049205C" w:rsidRPr="006D0FC3" w:rsidRDefault="0049205C" w:rsidP="0049205C">
      <w:pPr>
        <w:pStyle w:val="ListParagraph"/>
        <w:ind w:left="360"/>
        <w:rPr>
          <w:rFonts w:eastAsiaTheme="minorEastAsia"/>
          <w:color w:val="FF0000"/>
          <w:lang w:eastAsia="zh-CN"/>
        </w:rPr>
      </w:pPr>
      <w:r w:rsidRPr="006D0FC3">
        <w:rPr>
          <w:rFonts w:eastAsiaTheme="minorEastAsia"/>
          <w:color w:val="FF0000"/>
          <w:lang w:eastAsia="zh-CN"/>
        </w:rPr>
        <w:t xml:space="preserve">        c(high_data$lower, rev(high_data$upper)), col = rgb(1, 0, 0, 0.2), border = NA)</w:t>
      </w:r>
    </w:p>
    <w:p w14:paraId="69823255" w14:textId="77777777" w:rsidR="0049205C" w:rsidRPr="006D0FC3" w:rsidRDefault="0049205C" w:rsidP="0049205C">
      <w:pPr>
        <w:pStyle w:val="ListParagraph"/>
        <w:ind w:left="360"/>
        <w:rPr>
          <w:rFonts w:eastAsiaTheme="minorEastAsia"/>
          <w:color w:val="FF0000"/>
          <w:lang w:eastAsia="zh-CN"/>
        </w:rPr>
      </w:pPr>
    </w:p>
    <w:p w14:paraId="42D1E249" w14:textId="77777777" w:rsidR="0049205C" w:rsidRPr="006D0FC3" w:rsidRDefault="0049205C" w:rsidP="0049205C">
      <w:pPr>
        <w:pStyle w:val="ListParagraph"/>
        <w:ind w:left="360"/>
        <w:rPr>
          <w:rFonts w:eastAsiaTheme="minorEastAsia"/>
          <w:color w:val="FF0000"/>
          <w:lang w:eastAsia="zh-CN"/>
        </w:rPr>
      </w:pPr>
      <w:r w:rsidRPr="006D0FC3">
        <w:rPr>
          <w:rFonts w:eastAsiaTheme="minorEastAsia"/>
          <w:color w:val="FF0000"/>
          <w:lang w:eastAsia="zh-CN"/>
        </w:rPr>
        <w:t># Add legend</w:t>
      </w:r>
    </w:p>
    <w:p w14:paraId="08E2EA95" w14:textId="77777777" w:rsidR="0049205C" w:rsidRPr="006D0FC3" w:rsidRDefault="0049205C" w:rsidP="0049205C">
      <w:pPr>
        <w:pStyle w:val="ListParagraph"/>
        <w:ind w:left="360"/>
        <w:rPr>
          <w:rFonts w:eastAsiaTheme="minorEastAsia"/>
          <w:color w:val="FF0000"/>
          <w:lang w:eastAsia="zh-CN"/>
        </w:rPr>
      </w:pPr>
      <w:r w:rsidRPr="006D0FC3">
        <w:rPr>
          <w:rFonts w:eastAsiaTheme="minorEastAsia"/>
          <w:color w:val="FF0000"/>
          <w:lang w:eastAsia="zh-CN"/>
        </w:rPr>
        <w:t>legend("bottomright", legend = c("Low Probability", "High Probability"), col = c("blue", "red"), lwd = 2)</w:t>
      </w:r>
    </w:p>
    <w:p w14:paraId="044E045D" w14:textId="6EBD9C4D" w:rsidR="0049205C" w:rsidRDefault="0045703B" w:rsidP="0049205C">
      <w:pPr>
        <w:pStyle w:val="ListParagraph"/>
        <w:ind w:left="360"/>
        <w:rPr>
          <w:ins w:id="24" w:author="Yanan Wu" w:date="2025-03-29T21:21:00Z" w16du:dateUtc="2025-03-30T01:21:00Z"/>
          <w:rFonts w:eastAsiaTheme="minorEastAsia"/>
          <w:lang w:eastAsia="zh-CN"/>
        </w:rPr>
      </w:pPr>
      <w:del w:id="25" w:author="Yanan Wu" w:date="2025-03-29T21:21:00Z" w16du:dateUtc="2025-03-30T01:21:00Z">
        <w:r w:rsidRPr="0045703B" w:rsidDel="007E5C8E">
          <w:rPr>
            <w:rFonts w:eastAsiaTheme="minorEastAsia"/>
            <w:noProof/>
            <w:lang w:eastAsia="zh-CN"/>
          </w:rPr>
          <w:drawing>
            <wp:inline distT="0" distB="0" distL="0" distR="0" wp14:anchorId="049DEDDE" wp14:editId="7B223460">
              <wp:extent cx="3021101" cy="2466906"/>
              <wp:effectExtent l="0" t="0" r="1905" b="0"/>
              <wp:docPr id="6549904" name="Picture 1" descr="A graph of a number of lanes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549904" name="Picture 1" descr="A graph of a number of lanes&#10;&#10;AI-generated content may be incorrect.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70359" cy="25071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4A5CE5EA" w14:textId="3EA4F2CD" w:rsidR="007E5C8E" w:rsidRPr="0049205C" w:rsidRDefault="007E5C8E" w:rsidP="0049205C">
      <w:pPr>
        <w:pStyle w:val="ListParagraph"/>
        <w:ind w:left="360"/>
        <w:rPr>
          <w:rFonts w:eastAsiaTheme="minorEastAsia" w:hint="eastAsia"/>
          <w:lang w:eastAsia="zh-CN"/>
        </w:rPr>
      </w:pPr>
      <w:ins w:id="26" w:author="Yanan Wu" w:date="2025-03-29T21:21:00Z" w16du:dateUtc="2025-03-30T01:21:00Z">
        <w:r>
          <w:rPr>
            <w:noProof/>
            <w14:ligatures w14:val="standardContextual"/>
          </w:rPr>
          <w:lastRenderedPageBreak/>
          <w:drawing>
            <wp:inline distT="0" distB="0" distL="0" distR="0" wp14:anchorId="59038AB2" wp14:editId="4227B1DA">
              <wp:extent cx="3066708" cy="3251200"/>
              <wp:effectExtent l="0" t="0" r="635" b="6350"/>
              <wp:docPr id="1671863234" name="Picture 1" descr="A graph of accident probability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71863234" name="Picture 1" descr="A graph of accident probability&#10;&#10;AI-generated content may be incorrect.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71766" cy="325656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6108CB5" w14:textId="77777777" w:rsidR="008823E1" w:rsidRDefault="0045703B" w:rsidP="0049205C">
      <w:pPr>
        <w:pStyle w:val="ListParagraph"/>
        <w:ind w:left="360"/>
        <w:rPr>
          <w:rFonts w:eastAsiaTheme="minorEastAsia"/>
          <w:lang w:eastAsia="zh-CN"/>
        </w:rPr>
      </w:pPr>
      <w:r>
        <w:fldChar w:fldCharType="begin"/>
      </w:r>
      <w:r>
        <w:instrText xml:space="preserve"> INCLUDEPICTURE "https://1fe785f37e7d4f7db98d1093da3c909f.app.posit.cloud/graphics/f65ae1ab-99da-455b-98ac-81dd35427542.png"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46D70EEE" wp14:editId="2BBBB0CD">
                <wp:extent cx="302895" cy="302895"/>
                <wp:effectExtent l="0" t="0" r="0" b="0"/>
                <wp:docPr id="159736106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12A868" id="Rectangle 2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</w:p>
    <w:tbl>
      <w:tblPr>
        <w:tblStyle w:val="TableGrid"/>
        <w:tblW w:w="9493" w:type="dxa"/>
        <w:tblLook w:val="04A0" w:firstRow="1" w:lastRow="0" w:firstColumn="1" w:lastColumn="0" w:noHBand="0" w:noVBand="1"/>
        <w:tblPrChange w:id="27" w:author="Yanan Wu" w:date="2025-03-29T21:21:00Z" w16du:dateUtc="2025-03-30T01:21:00Z">
          <w:tblPr>
            <w:tblStyle w:val="TableGrid"/>
            <w:tblW w:w="13031" w:type="dxa"/>
            <w:tblLook w:val="04A0" w:firstRow="1" w:lastRow="0" w:firstColumn="1" w:lastColumn="0" w:noHBand="0" w:noVBand="1"/>
          </w:tblPr>
        </w:tblPrChange>
      </w:tblPr>
      <w:tblGrid>
        <w:gridCol w:w="2122"/>
        <w:gridCol w:w="3402"/>
        <w:gridCol w:w="3969"/>
        <w:tblGridChange w:id="28">
          <w:tblGrid>
            <w:gridCol w:w="2122"/>
            <w:gridCol w:w="618"/>
            <w:gridCol w:w="2784"/>
            <w:gridCol w:w="2166"/>
            <w:gridCol w:w="1803"/>
            <w:gridCol w:w="3538"/>
          </w:tblGrid>
        </w:tblGridChange>
      </w:tblGrid>
      <w:tr w:rsidR="008823E1" w:rsidRPr="008823E1" w14:paraId="42B837B7" w14:textId="77777777" w:rsidTr="007E5C8E">
        <w:trPr>
          <w:trHeight w:val="320"/>
          <w:trPrChange w:id="29" w:author="Yanan Wu" w:date="2025-03-29T21:21:00Z" w16du:dateUtc="2025-03-30T01:21:00Z">
            <w:trPr>
              <w:trHeight w:val="320"/>
            </w:trPr>
          </w:trPrChange>
        </w:trPr>
        <w:tc>
          <w:tcPr>
            <w:tcW w:w="2122" w:type="dxa"/>
            <w:noWrap/>
            <w:hideMark/>
            <w:tcPrChange w:id="30" w:author="Yanan Wu" w:date="2025-03-29T21:21:00Z" w16du:dateUtc="2025-03-30T01:21:00Z">
              <w:tcPr>
                <w:tcW w:w="2740" w:type="dxa"/>
                <w:gridSpan w:val="2"/>
                <w:noWrap/>
                <w:hideMark/>
              </w:tcPr>
            </w:tcPrChange>
          </w:tcPr>
          <w:p w14:paraId="03F2C3EA" w14:textId="77777777" w:rsidR="008823E1" w:rsidRPr="008823E1" w:rsidRDefault="008823E1">
            <w:pPr>
              <w:rPr>
                <w:rFonts w:ascii="Aptos Narrow" w:hAnsi="Aptos Narrow"/>
                <w:color w:val="000000"/>
              </w:rPr>
            </w:pPr>
            <w:r w:rsidRPr="008823E1">
              <w:rPr>
                <w:rFonts w:ascii="Aptos Narrow" w:hAnsi="Aptos Narrow"/>
                <w:color w:val="000000"/>
              </w:rPr>
              <w:t>Aspect</w:t>
            </w:r>
          </w:p>
        </w:tc>
        <w:tc>
          <w:tcPr>
            <w:tcW w:w="3402" w:type="dxa"/>
            <w:noWrap/>
            <w:hideMark/>
            <w:tcPrChange w:id="31" w:author="Yanan Wu" w:date="2025-03-29T21:21:00Z" w16du:dateUtc="2025-03-30T01:21:00Z">
              <w:tcPr>
                <w:tcW w:w="4950" w:type="dxa"/>
                <w:gridSpan w:val="2"/>
                <w:noWrap/>
                <w:hideMark/>
              </w:tcPr>
            </w:tcPrChange>
          </w:tcPr>
          <w:p w14:paraId="1352986A" w14:textId="07222A3F" w:rsidR="008823E1" w:rsidRPr="008823E1" w:rsidRDefault="008823E1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 xml:space="preserve">Description </w:t>
            </w:r>
          </w:p>
        </w:tc>
        <w:tc>
          <w:tcPr>
            <w:tcW w:w="3969" w:type="dxa"/>
            <w:noWrap/>
            <w:hideMark/>
            <w:tcPrChange w:id="32" w:author="Yanan Wu" w:date="2025-03-29T21:21:00Z" w16du:dateUtc="2025-03-30T01:21:00Z">
              <w:tcPr>
                <w:tcW w:w="5341" w:type="dxa"/>
                <w:gridSpan w:val="2"/>
                <w:noWrap/>
                <w:hideMark/>
              </w:tcPr>
            </w:tcPrChange>
          </w:tcPr>
          <w:p w14:paraId="62ADDB05" w14:textId="77777777" w:rsidR="008823E1" w:rsidRPr="008823E1" w:rsidRDefault="008823E1">
            <w:pPr>
              <w:rPr>
                <w:rFonts w:ascii="Aptos Narrow" w:hAnsi="Aptos Narrow"/>
                <w:color w:val="000000"/>
              </w:rPr>
            </w:pPr>
            <w:r w:rsidRPr="008823E1">
              <w:rPr>
                <w:rFonts w:ascii="Aptos Narrow" w:hAnsi="Aptos Narrow"/>
                <w:color w:val="000000"/>
              </w:rPr>
              <w:t>Interpretation</w:t>
            </w:r>
          </w:p>
        </w:tc>
      </w:tr>
      <w:tr w:rsidR="008823E1" w:rsidRPr="008823E1" w14:paraId="0E523107" w14:textId="77777777" w:rsidTr="007E5C8E">
        <w:trPr>
          <w:trHeight w:val="320"/>
          <w:trPrChange w:id="33" w:author="Yanan Wu" w:date="2025-03-29T21:21:00Z" w16du:dateUtc="2025-03-30T01:21:00Z">
            <w:trPr>
              <w:trHeight w:val="320"/>
            </w:trPr>
          </w:trPrChange>
        </w:trPr>
        <w:tc>
          <w:tcPr>
            <w:tcW w:w="2122" w:type="dxa"/>
            <w:noWrap/>
            <w:hideMark/>
            <w:tcPrChange w:id="34" w:author="Yanan Wu" w:date="2025-03-29T21:21:00Z" w16du:dateUtc="2025-03-30T01:21:00Z">
              <w:tcPr>
                <w:tcW w:w="2740" w:type="dxa"/>
                <w:gridSpan w:val="2"/>
                <w:noWrap/>
                <w:hideMark/>
              </w:tcPr>
            </w:tcPrChange>
          </w:tcPr>
          <w:p w14:paraId="303E4CB6" w14:textId="77777777" w:rsidR="008823E1" w:rsidRPr="008823E1" w:rsidRDefault="008823E1">
            <w:pPr>
              <w:rPr>
                <w:rFonts w:ascii="Aptos Narrow" w:hAnsi="Aptos Narrow"/>
                <w:color w:val="000000"/>
              </w:rPr>
            </w:pPr>
            <w:r w:rsidRPr="008823E1">
              <w:rPr>
                <w:rFonts w:ascii="Aptos Narrow" w:hAnsi="Aptos Narrow"/>
                <w:color w:val="000000"/>
              </w:rPr>
              <w:t>Both curves rise</w:t>
            </w:r>
          </w:p>
        </w:tc>
        <w:tc>
          <w:tcPr>
            <w:tcW w:w="3402" w:type="dxa"/>
            <w:noWrap/>
            <w:hideMark/>
            <w:tcPrChange w:id="35" w:author="Yanan Wu" w:date="2025-03-29T21:21:00Z" w16du:dateUtc="2025-03-30T01:21:00Z">
              <w:tcPr>
                <w:tcW w:w="4950" w:type="dxa"/>
                <w:gridSpan w:val="2"/>
                <w:noWrap/>
                <w:hideMark/>
              </w:tcPr>
            </w:tcPrChange>
          </w:tcPr>
          <w:p w14:paraId="6111A4CD" w14:textId="77777777" w:rsidR="008823E1" w:rsidRPr="008823E1" w:rsidRDefault="008823E1">
            <w:pPr>
              <w:rPr>
                <w:rFonts w:ascii="Aptos Narrow" w:hAnsi="Aptos Narrow"/>
                <w:color w:val="000000"/>
              </w:rPr>
            </w:pPr>
            <w:r w:rsidRPr="008823E1">
              <w:rPr>
                <w:rFonts w:ascii="Aptos Narrow" w:hAnsi="Aptos Narrow"/>
                <w:color w:val="000000"/>
              </w:rPr>
              <w:t>Accident probability increases with number of lanes</w:t>
            </w:r>
          </w:p>
        </w:tc>
        <w:tc>
          <w:tcPr>
            <w:tcW w:w="3969" w:type="dxa"/>
            <w:noWrap/>
            <w:hideMark/>
            <w:tcPrChange w:id="36" w:author="Yanan Wu" w:date="2025-03-29T21:21:00Z" w16du:dateUtc="2025-03-30T01:21:00Z">
              <w:tcPr>
                <w:tcW w:w="5341" w:type="dxa"/>
                <w:gridSpan w:val="2"/>
                <w:noWrap/>
                <w:hideMark/>
              </w:tcPr>
            </w:tcPrChange>
          </w:tcPr>
          <w:p w14:paraId="7CEC3FA2" w14:textId="4443DBAE" w:rsidR="008823E1" w:rsidRPr="008823E1" w:rsidRDefault="008823E1">
            <w:pPr>
              <w:rPr>
                <w:rFonts w:ascii="Aptos Narrow" w:hAnsi="Aptos Narrow"/>
                <w:color w:val="000000"/>
              </w:rPr>
            </w:pPr>
            <w:r w:rsidRPr="008823E1">
              <w:rPr>
                <w:rFonts w:ascii="Aptos Narrow" w:hAnsi="Aptos Narrow"/>
                <w:color w:val="000000"/>
              </w:rPr>
              <w:t>Suggests more lanes</w:t>
            </w:r>
            <w:r>
              <w:rPr>
                <w:rFonts w:ascii="Aptos Narrow" w:hAnsi="Aptos Narrow"/>
                <w:color w:val="000000"/>
              </w:rPr>
              <w:t xml:space="preserve"> -</w:t>
            </w:r>
            <w:r w:rsidRPr="008823E1">
              <w:rPr>
                <w:rFonts w:ascii="Aptos Narrow" w:hAnsi="Aptos Narrow"/>
                <w:color w:val="000000"/>
              </w:rPr>
              <w:t xml:space="preserve"> higher complexity, traffic volume, decision-making demands</w:t>
            </w:r>
          </w:p>
        </w:tc>
      </w:tr>
      <w:tr w:rsidR="008823E1" w:rsidRPr="008823E1" w14:paraId="61829A72" w14:textId="77777777" w:rsidTr="007E5C8E">
        <w:trPr>
          <w:trHeight w:val="320"/>
          <w:trPrChange w:id="37" w:author="Yanan Wu" w:date="2025-03-29T21:21:00Z" w16du:dateUtc="2025-03-30T01:21:00Z">
            <w:trPr>
              <w:trHeight w:val="320"/>
            </w:trPr>
          </w:trPrChange>
        </w:trPr>
        <w:tc>
          <w:tcPr>
            <w:tcW w:w="2122" w:type="dxa"/>
            <w:noWrap/>
            <w:hideMark/>
            <w:tcPrChange w:id="38" w:author="Yanan Wu" w:date="2025-03-29T21:21:00Z" w16du:dateUtc="2025-03-30T01:21:00Z">
              <w:tcPr>
                <w:tcW w:w="2740" w:type="dxa"/>
                <w:gridSpan w:val="2"/>
                <w:noWrap/>
                <w:hideMark/>
              </w:tcPr>
            </w:tcPrChange>
          </w:tcPr>
          <w:p w14:paraId="022F80BC" w14:textId="77777777" w:rsidR="008823E1" w:rsidRPr="008823E1" w:rsidRDefault="008823E1">
            <w:pPr>
              <w:rPr>
                <w:rFonts w:ascii="Aptos Narrow" w:hAnsi="Aptos Narrow"/>
                <w:color w:val="000000"/>
              </w:rPr>
            </w:pPr>
            <w:r w:rsidRPr="008823E1">
              <w:rPr>
                <w:rFonts w:ascii="Aptos Narrow" w:hAnsi="Aptos Narrow"/>
                <w:color w:val="000000"/>
              </w:rPr>
              <w:t>Blue vs. Red curve</w:t>
            </w:r>
          </w:p>
        </w:tc>
        <w:tc>
          <w:tcPr>
            <w:tcW w:w="3402" w:type="dxa"/>
            <w:noWrap/>
            <w:hideMark/>
            <w:tcPrChange w:id="39" w:author="Yanan Wu" w:date="2025-03-29T21:21:00Z" w16du:dateUtc="2025-03-30T01:21:00Z">
              <w:tcPr>
                <w:tcW w:w="4950" w:type="dxa"/>
                <w:gridSpan w:val="2"/>
                <w:noWrap/>
                <w:hideMark/>
              </w:tcPr>
            </w:tcPrChange>
          </w:tcPr>
          <w:p w14:paraId="736A5FB2" w14:textId="77777777" w:rsidR="008823E1" w:rsidRPr="008823E1" w:rsidRDefault="008823E1">
            <w:pPr>
              <w:rPr>
                <w:rFonts w:ascii="Aptos Narrow" w:hAnsi="Aptos Narrow"/>
                <w:color w:val="000000"/>
              </w:rPr>
            </w:pPr>
            <w:r w:rsidRPr="008823E1">
              <w:rPr>
                <w:rFonts w:ascii="Aptos Narrow" w:hAnsi="Aptos Narrow"/>
                <w:color w:val="000000"/>
              </w:rPr>
              <w:t>Red curve is always above blue</w:t>
            </w:r>
          </w:p>
        </w:tc>
        <w:tc>
          <w:tcPr>
            <w:tcW w:w="3969" w:type="dxa"/>
            <w:noWrap/>
            <w:hideMark/>
            <w:tcPrChange w:id="40" w:author="Yanan Wu" w:date="2025-03-29T21:21:00Z" w16du:dateUtc="2025-03-30T01:21:00Z">
              <w:tcPr>
                <w:tcW w:w="5341" w:type="dxa"/>
                <w:gridSpan w:val="2"/>
                <w:noWrap/>
                <w:hideMark/>
              </w:tcPr>
            </w:tcPrChange>
          </w:tcPr>
          <w:p w14:paraId="52E620BB" w14:textId="58B2753C" w:rsidR="008823E1" w:rsidRPr="008823E1" w:rsidRDefault="008823E1">
            <w:pPr>
              <w:rPr>
                <w:rFonts w:ascii="Aptos Narrow" w:hAnsi="Aptos Narrow"/>
                <w:color w:val="000000"/>
              </w:rPr>
            </w:pPr>
            <w:r w:rsidRPr="008823E1">
              <w:rPr>
                <w:rFonts w:ascii="Aptos Narrow" w:hAnsi="Aptos Narrow"/>
                <w:color w:val="000000"/>
              </w:rPr>
              <w:t xml:space="preserve">Accident probability depends on context </w:t>
            </w:r>
            <w:r>
              <w:rPr>
                <w:rFonts w:ascii="Aptos Narrow" w:hAnsi="Aptos Narrow"/>
                <w:color w:val="000000"/>
              </w:rPr>
              <w:t>-</w:t>
            </w:r>
            <w:r w:rsidRPr="008823E1">
              <w:rPr>
                <w:rFonts w:ascii="Aptos Narrow" w:hAnsi="Aptos Narrow"/>
                <w:color w:val="000000"/>
              </w:rPr>
              <w:t xml:space="preserve"> number of lanes is important, but its impact is conditioned by other variables</w:t>
            </w:r>
          </w:p>
        </w:tc>
      </w:tr>
      <w:tr w:rsidR="008823E1" w:rsidRPr="008823E1" w14:paraId="60B2C8B5" w14:textId="77777777" w:rsidTr="007E5C8E">
        <w:trPr>
          <w:trHeight w:val="320"/>
          <w:trPrChange w:id="41" w:author="Yanan Wu" w:date="2025-03-29T21:21:00Z" w16du:dateUtc="2025-03-30T01:21:00Z">
            <w:trPr>
              <w:trHeight w:val="320"/>
            </w:trPr>
          </w:trPrChange>
        </w:trPr>
        <w:tc>
          <w:tcPr>
            <w:tcW w:w="2122" w:type="dxa"/>
            <w:noWrap/>
            <w:hideMark/>
            <w:tcPrChange w:id="42" w:author="Yanan Wu" w:date="2025-03-29T21:21:00Z" w16du:dateUtc="2025-03-30T01:21:00Z">
              <w:tcPr>
                <w:tcW w:w="2740" w:type="dxa"/>
                <w:gridSpan w:val="2"/>
                <w:noWrap/>
                <w:hideMark/>
              </w:tcPr>
            </w:tcPrChange>
          </w:tcPr>
          <w:p w14:paraId="6A6BF28F" w14:textId="77777777" w:rsidR="008823E1" w:rsidRPr="008823E1" w:rsidRDefault="008823E1">
            <w:pPr>
              <w:rPr>
                <w:rFonts w:ascii="Aptos Narrow" w:hAnsi="Aptos Narrow"/>
                <w:color w:val="000000"/>
              </w:rPr>
            </w:pPr>
            <w:r w:rsidRPr="008823E1">
              <w:rPr>
                <w:rFonts w:ascii="Aptos Narrow" w:hAnsi="Aptos Narrow"/>
                <w:color w:val="000000"/>
              </w:rPr>
              <w:t>Shaded area</w:t>
            </w:r>
          </w:p>
        </w:tc>
        <w:tc>
          <w:tcPr>
            <w:tcW w:w="3402" w:type="dxa"/>
            <w:noWrap/>
            <w:hideMark/>
            <w:tcPrChange w:id="43" w:author="Yanan Wu" w:date="2025-03-29T21:21:00Z" w16du:dateUtc="2025-03-30T01:21:00Z">
              <w:tcPr>
                <w:tcW w:w="4950" w:type="dxa"/>
                <w:gridSpan w:val="2"/>
                <w:noWrap/>
                <w:hideMark/>
              </w:tcPr>
            </w:tcPrChange>
          </w:tcPr>
          <w:p w14:paraId="4A454E69" w14:textId="77777777" w:rsidR="008823E1" w:rsidRPr="008823E1" w:rsidRDefault="008823E1">
            <w:pPr>
              <w:rPr>
                <w:rFonts w:ascii="Aptos Narrow" w:hAnsi="Aptos Narrow"/>
                <w:color w:val="000000"/>
              </w:rPr>
            </w:pPr>
            <w:r w:rsidRPr="008823E1">
              <w:rPr>
                <w:rFonts w:ascii="Aptos Narrow" w:hAnsi="Aptos Narrow"/>
                <w:color w:val="000000"/>
              </w:rPr>
              <w:t>Confidence intervals</w:t>
            </w:r>
          </w:p>
        </w:tc>
        <w:tc>
          <w:tcPr>
            <w:tcW w:w="3969" w:type="dxa"/>
            <w:noWrap/>
            <w:hideMark/>
            <w:tcPrChange w:id="44" w:author="Yanan Wu" w:date="2025-03-29T21:21:00Z" w16du:dateUtc="2025-03-30T01:21:00Z">
              <w:tcPr>
                <w:tcW w:w="5341" w:type="dxa"/>
                <w:gridSpan w:val="2"/>
                <w:noWrap/>
                <w:hideMark/>
              </w:tcPr>
            </w:tcPrChange>
          </w:tcPr>
          <w:p w14:paraId="5FDDF2A7" w14:textId="0D86969C" w:rsidR="008823E1" w:rsidRPr="007E5C8E" w:rsidRDefault="008823E1">
            <w:pPr>
              <w:rPr>
                <w:rFonts w:ascii="Aptos Narrow" w:eastAsiaTheme="minorEastAsia" w:hAnsi="Aptos Narrow" w:hint="eastAsia"/>
                <w:color w:val="000000"/>
                <w:lang w:eastAsia="zh-CN"/>
                <w:rPrChange w:id="45" w:author="Yanan Wu" w:date="2025-03-29T21:26:00Z" w16du:dateUtc="2025-03-30T01:26:00Z">
                  <w:rPr>
                    <w:rFonts w:ascii="Aptos Narrow" w:hAnsi="Aptos Narrow"/>
                    <w:color w:val="000000"/>
                  </w:rPr>
                </w:rPrChange>
              </w:rPr>
            </w:pPr>
            <w:r w:rsidRPr="008823E1">
              <w:rPr>
                <w:rFonts w:ascii="Aptos Narrow" w:hAnsi="Aptos Narrow"/>
                <w:color w:val="000000"/>
              </w:rPr>
              <w:t>Wider at extremes (e.g., 10 lanes)</w:t>
            </w:r>
            <w:r>
              <w:rPr>
                <w:rFonts w:ascii="Aptos Narrow" w:hAnsi="Aptos Narrow"/>
                <w:color w:val="000000"/>
              </w:rPr>
              <w:t xml:space="preserve"> </w:t>
            </w:r>
            <w:ins w:id="46" w:author="Yanan Wu" w:date="2025-03-29T21:23:00Z" w16du:dateUtc="2025-03-30T01:23:00Z">
              <w:r w:rsidR="007E5C8E">
                <w:rPr>
                  <w:rFonts w:ascii="Aptos Narrow" w:eastAsiaTheme="minorEastAsia" w:hAnsi="Aptos Narrow" w:hint="eastAsia"/>
                  <w:color w:val="000000"/>
                  <w:lang w:eastAsia="zh-CN"/>
                </w:rPr>
                <w:t>in low probability scenario</w:t>
              </w:r>
            </w:ins>
            <w:ins w:id="47" w:author="Yanan Wu" w:date="2025-03-29T21:24:00Z" w16du:dateUtc="2025-03-30T01:24:00Z">
              <w:r w:rsidR="007E5C8E">
                <w:rPr>
                  <w:rFonts w:ascii="Aptos Narrow" w:eastAsiaTheme="minorEastAsia" w:hAnsi="Aptos Narrow" w:hint="eastAsia"/>
                  <w:color w:val="000000"/>
                  <w:lang w:eastAsia="zh-CN"/>
                </w:rPr>
                <w:t xml:space="preserve"> but narrow in high probability s</w:t>
              </w:r>
            </w:ins>
            <w:ins w:id="48" w:author="Yanan Wu" w:date="2025-03-29T21:25:00Z" w16du:dateUtc="2025-03-30T01:25:00Z">
              <w:r w:rsidR="007E5C8E">
                <w:rPr>
                  <w:rFonts w:ascii="Aptos Narrow" w:eastAsiaTheme="minorEastAsia" w:hAnsi="Aptos Narrow" w:hint="eastAsia"/>
                  <w:color w:val="000000"/>
                  <w:lang w:eastAsia="zh-CN"/>
                </w:rPr>
                <w:t>cenario</w:t>
              </w:r>
            </w:ins>
            <w:r>
              <w:rPr>
                <w:rFonts w:ascii="Aptos Narrow" w:hAnsi="Aptos Narrow"/>
                <w:color w:val="000000"/>
              </w:rPr>
              <w:t>-</w:t>
            </w:r>
            <w:r w:rsidRPr="008823E1">
              <w:rPr>
                <w:rFonts w:ascii="Aptos Narrow" w:hAnsi="Aptos Narrow"/>
                <w:color w:val="000000"/>
              </w:rPr>
              <w:t xml:space="preserve"> more uncertainty in </w:t>
            </w:r>
            <w:del w:id="49" w:author="Yanan Wu" w:date="2025-03-29T21:49:00Z" w16du:dateUtc="2025-03-30T01:49:00Z">
              <w:r w:rsidRPr="008823E1" w:rsidDel="00AC4F05">
                <w:rPr>
                  <w:rFonts w:ascii="Aptos Narrow" w:hAnsi="Aptos Narrow"/>
                  <w:color w:val="000000"/>
                </w:rPr>
                <w:delText>those predictions</w:delText>
              </w:r>
            </w:del>
            <w:ins w:id="50" w:author="Yanan Wu" w:date="2025-03-29T21:49:00Z" w16du:dateUtc="2025-03-30T01:49:00Z">
              <w:r w:rsidR="00AC4F05">
                <w:rPr>
                  <w:rFonts w:ascii="Aptos Narrow" w:eastAsiaTheme="minorEastAsia" w:hAnsi="Aptos Narrow" w:hint="eastAsia"/>
                  <w:color w:val="000000"/>
                  <w:lang w:eastAsia="zh-CN"/>
                </w:rPr>
                <w:t xml:space="preserve">low probability </w:t>
              </w:r>
              <w:r w:rsidR="00AC4F05">
                <w:rPr>
                  <w:rFonts w:ascii="Aptos Narrow" w:eastAsiaTheme="minorEastAsia" w:hAnsi="Aptos Narrow"/>
                  <w:color w:val="000000"/>
                  <w:lang w:eastAsia="zh-CN"/>
                </w:rPr>
                <w:t>scenario</w:t>
              </w:r>
            </w:ins>
            <w:r w:rsidRPr="008823E1">
              <w:rPr>
                <w:rFonts w:ascii="Aptos Narrow" w:hAnsi="Aptos Narrow"/>
                <w:color w:val="000000"/>
              </w:rPr>
              <w:t xml:space="preserve"> due to </w:t>
            </w:r>
            <w:del w:id="51" w:author="Yanan Wu" w:date="2025-03-29T21:49:00Z" w16du:dateUtc="2025-03-30T01:49:00Z">
              <w:r w:rsidRPr="008823E1" w:rsidDel="00AC4F05">
                <w:rPr>
                  <w:rFonts w:ascii="Aptos Narrow" w:hAnsi="Aptos Narrow"/>
                  <w:color w:val="000000"/>
                </w:rPr>
                <w:delText xml:space="preserve">fewer observations or </w:delText>
              </w:r>
            </w:del>
            <w:r w:rsidRPr="008823E1">
              <w:rPr>
                <w:rFonts w:ascii="Aptos Narrow" w:hAnsi="Aptos Narrow"/>
                <w:color w:val="000000"/>
              </w:rPr>
              <w:t>more variability</w:t>
            </w:r>
          </w:p>
        </w:tc>
      </w:tr>
    </w:tbl>
    <w:p w14:paraId="5A3974C8" w14:textId="19434DE8" w:rsidR="0049205C" w:rsidRDefault="0049205C" w:rsidP="0049205C">
      <w:pPr>
        <w:pStyle w:val="ListParagraph"/>
        <w:ind w:left="360"/>
        <w:rPr>
          <w:rFonts w:eastAsiaTheme="minorEastAsia"/>
          <w:lang w:eastAsia="zh-CN"/>
        </w:rPr>
      </w:pPr>
    </w:p>
    <w:p w14:paraId="3F3BD782" w14:textId="77777777" w:rsidR="0049205C" w:rsidRPr="00EE53ED" w:rsidRDefault="0049205C" w:rsidP="0049205C">
      <w:pPr>
        <w:pStyle w:val="ListParagraph"/>
        <w:ind w:left="360"/>
        <w:rPr>
          <w:rFonts w:eastAsiaTheme="minorEastAsia"/>
          <w:lang w:eastAsia="zh-CN"/>
        </w:rPr>
      </w:pPr>
    </w:p>
    <w:sectPr w:rsidR="0049205C" w:rsidRPr="00EE53ED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Yanan Wu" w:date="2025-03-29T21:03:00Z" w:initials="YW">
    <w:p w14:paraId="01DF56F3" w14:textId="77777777" w:rsidR="003B5297" w:rsidRDefault="003B5297" w:rsidP="003B5297">
      <w:pPr>
        <w:pStyle w:val="CommentText"/>
      </w:pPr>
      <w:r>
        <w:rPr>
          <w:rStyle w:val="CommentReference"/>
        </w:rPr>
        <w:annotationRef/>
      </w:r>
      <w:r>
        <w:rPr>
          <w:lang w:eastAsia="zh-CN"/>
        </w:rPr>
        <w:t>For the code, do not use the screenshot, please provide code directly, then students can copy and paste your sample code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1DF56F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EA82979" w16cex:dateUtc="2025-03-30T01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1DF56F3" w16cid:durableId="2EA8297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9C5DB2"/>
    <w:multiLevelType w:val="hybridMultilevel"/>
    <w:tmpl w:val="BEF437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961F54"/>
    <w:multiLevelType w:val="hybridMultilevel"/>
    <w:tmpl w:val="099C0FE4"/>
    <w:lvl w:ilvl="0" w:tplc="F632676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9F08A2"/>
    <w:multiLevelType w:val="multilevel"/>
    <w:tmpl w:val="FDDA5E3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A47DFB"/>
    <w:multiLevelType w:val="hybridMultilevel"/>
    <w:tmpl w:val="CF129D7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CB1F58"/>
    <w:multiLevelType w:val="hybridMultilevel"/>
    <w:tmpl w:val="56101220"/>
    <w:lvl w:ilvl="0" w:tplc="B2E6C0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20" w:hanging="360"/>
      </w:pPr>
    </w:lvl>
    <w:lvl w:ilvl="2" w:tplc="0809001B" w:tentative="1">
      <w:start w:val="1"/>
      <w:numFmt w:val="lowerRoman"/>
      <w:lvlText w:val="%3."/>
      <w:lvlJc w:val="right"/>
      <w:pPr>
        <w:ind w:left="2240" w:hanging="180"/>
      </w:pPr>
    </w:lvl>
    <w:lvl w:ilvl="3" w:tplc="0809000F" w:tentative="1">
      <w:start w:val="1"/>
      <w:numFmt w:val="decimal"/>
      <w:lvlText w:val="%4."/>
      <w:lvlJc w:val="left"/>
      <w:pPr>
        <w:ind w:left="2960" w:hanging="360"/>
      </w:pPr>
    </w:lvl>
    <w:lvl w:ilvl="4" w:tplc="08090019" w:tentative="1">
      <w:start w:val="1"/>
      <w:numFmt w:val="lowerLetter"/>
      <w:lvlText w:val="%5."/>
      <w:lvlJc w:val="left"/>
      <w:pPr>
        <w:ind w:left="3680" w:hanging="360"/>
      </w:pPr>
    </w:lvl>
    <w:lvl w:ilvl="5" w:tplc="0809001B" w:tentative="1">
      <w:start w:val="1"/>
      <w:numFmt w:val="lowerRoman"/>
      <w:lvlText w:val="%6."/>
      <w:lvlJc w:val="right"/>
      <w:pPr>
        <w:ind w:left="4400" w:hanging="180"/>
      </w:pPr>
    </w:lvl>
    <w:lvl w:ilvl="6" w:tplc="0809000F" w:tentative="1">
      <w:start w:val="1"/>
      <w:numFmt w:val="decimal"/>
      <w:lvlText w:val="%7."/>
      <w:lvlJc w:val="left"/>
      <w:pPr>
        <w:ind w:left="5120" w:hanging="360"/>
      </w:pPr>
    </w:lvl>
    <w:lvl w:ilvl="7" w:tplc="08090019" w:tentative="1">
      <w:start w:val="1"/>
      <w:numFmt w:val="lowerLetter"/>
      <w:lvlText w:val="%8."/>
      <w:lvlJc w:val="left"/>
      <w:pPr>
        <w:ind w:left="5840" w:hanging="360"/>
      </w:pPr>
    </w:lvl>
    <w:lvl w:ilvl="8" w:tplc="08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5" w15:restartNumberingAfterBreak="0">
    <w:nsid w:val="299C7237"/>
    <w:multiLevelType w:val="hybridMultilevel"/>
    <w:tmpl w:val="5832F688"/>
    <w:lvl w:ilvl="0" w:tplc="38BA870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265E50"/>
    <w:multiLevelType w:val="multilevel"/>
    <w:tmpl w:val="E73815C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F23D5A"/>
    <w:multiLevelType w:val="multilevel"/>
    <w:tmpl w:val="E73815C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1F0312"/>
    <w:multiLevelType w:val="hybridMultilevel"/>
    <w:tmpl w:val="DAF46BCE"/>
    <w:lvl w:ilvl="0" w:tplc="2216FEC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3D6C56"/>
    <w:multiLevelType w:val="hybridMultilevel"/>
    <w:tmpl w:val="C2106F3C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B69437F"/>
    <w:multiLevelType w:val="multilevel"/>
    <w:tmpl w:val="6054F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7E6C3E"/>
    <w:multiLevelType w:val="multilevel"/>
    <w:tmpl w:val="9F762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A314CD"/>
    <w:multiLevelType w:val="multilevel"/>
    <w:tmpl w:val="E73815C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7A60A8"/>
    <w:multiLevelType w:val="hybridMultilevel"/>
    <w:tmpl w:val="8E3E4932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5755326B"/>
    <w:multiLevelType w:val="hybridMultilevel"/>
    <w:tmpl w:val="C8F4E184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5A314A73"/>
    <w:multiLevelType w:val="multilevel"/>
    <w:tmpl w:val="C6009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116370"/>
    <w:multiLevelType w:val="hybridMultilevel"/>
    <w:tmpl w:val="0804D2E6"/>
    <w:lvl w:ilvl="0" w:tplc="04090017">
      <w:start w:val="1"/>
      <w:numFmt w:val="lowerLetter"/>
      <w:lvlText w:val="%1)"/>
      <w:lvlJc w:val="left"/>
      <w:pPr>
        <w:ind w:left="778" w:hanging="360"/>
      </w:pPr>
    </w:lvl>
    <w:lvl w:ilvl="1" w:tplc="04090019" w:tentative="1">
      <w:start w:val="1"/>
      <w:numFmt w:val="lowerLetter"/>
      <w:lvlText w:val="%2."/>
      <w:lvlJc w:val="left"/>
      <w:pPr>
        <w:ind w:left="1498" w:hanging="360"/>
      </w:pPr>
    </w:lvl>
    <w:lvl w:ilvl="2" w:tplc="0409001B" w:tentative="1">
      <w:start w:val="1"/>
      <w:numFmt w:val="lowerRoman"/>
      <w:lvlText w:val="%3."/>
      <w:lvlJc w:val="right"/>
      <w:pPr>
        <w:ind w:left="2218" w:hanging="180"/>
      </w:pPr>
    </w:lvl>
    <w:lvl w:ilvl="3" w:tplc="0409000F" w:tentative="1">
      <w:start w:val="1"/>
      <w:numFmt w:val="decimal"/>
      <w:lvlText w:val="%4."/>
      <w:lvlJc w:val="left"/>
      <w:pPr>
        <w:ind w:left="2938" w:hanging="360"/>
      </w:pPr>
    </w:lvl>
    <w:lvl w:ilvl="4" w:tplc="04090019" w:tentative="1">
      <w:start w:val="1"/>
      <w:numFmt w:val="lowerLetter"/>
      <w:lvlText w:val="%5."/>
      <w:lvlJc w:val="left"/>
      <w:pPr>
        <w:ind w:left="3658" w:hanging="360"/>
      </w:pPr>
    </w:lvl>
    <w:lvl w:ilvl="5" w:tplc="0409001B" w:tentative="1">
      <w:start w:val="1"/>
      <w:numFmt w:val="lowerRoman"/>
      <w:lvlText w:val="%6."/>
      <w:lvlJc w:val="right"/>
      <w:pPr>
        <w:ind w:left="4378" w:hanging="180"/>
      </w:pPr>
    </w:lvl>
    <w:lvl w:ilvl="6" w:tplc="0409000F" w:tentative="1">
      <w:start w:val="1"/>
      <w:numFmt w:val="decimal"/>
      <w:lvlText w:val="%7."/>
      <w:lvlJc w:val="left"/>
      <w:pPr>
        <w:ind w:left="5098" w:hanging="360"/>
      </w:pPr>
    </w:lvl>
    <w:lvl w:ilvl="7" w:tplc="04090019" w:tentative="1">
      <w:start w:val="1"/>
      <w:numFmt w:val="lowerLetter"/>
      <w:lvlText w:val="%8."/>
      <w:lvlJc w:val="left"/>
      <w:pPr>
        <w:ind w:left="5818" w:hanging="360"/>
      </w:pPr>
    </w:lvl>
    <w:lvl w:ilvl="8" w:tplc="0409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17" w15:restartNumberingAfterBreak="0">
    <w:nsid w:val="674E69D3"/>
    <w:multiLevelType w:val="hybridMultilevel"/>
    <w:tmpl w:val="11EA9EB8"/>
    <w:lvl w:ilvl="0" w:tplc="76CABC16">
      <w:start w:val="4"/>
      <w:numFmt w:val="lowerLetter"/>
      <w:lvlText w:val="%1)"/>
      <w:lvlJc w:val="left"/>
      <w:pPr>
        <w:ind w:left="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7B7C50"/>
    <w:multiLevelType w:val="hybridMultilevel"/>
    <w:tmpl w:val="83548BCA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6E5E4EAC"/>
    <w:multiLevelType w:val="multilevel"/>
    <w:tmpl w:val="D34A5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A2362C"/>
    <w:multiLevelType w:val="multilevel"/>
    <w:tmpl w:val="5D3676E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3761715">
    <w:abstractNumId w:val="16"/>
  </w:num>
  <w:num w:numId="2" w16cid:durableId="532308800">
    <w:abstractNumId w:val="13"/>
  </w:num>
  <w:num w:numId="3" w16cid:durableId="1569538280">
    <w:abstractNumId w:val="18"/>
  </w:num>
  <w:num w:numId="4" w16cid:durableId="1967544827">
    <w:abstractNumId w:val="15"/>
  </w:num>
  <w:num w:numId="5" w16cid:durableId="2041319045">
    <w:abstractNumId w:val="10"/>
  </w:num>
  <w:num w:numId="6" w16cid:durableId="1448697964">
    <w:abstractNumId w:val="6"/>
  </w:num>
  <w:num w:numId="7" w16cid:durableId="1007559491">
    <w:abstractNumId w:val="12"/>
  </w:num>
  <w:num w:numId="8" w16cid:durableId="164563409">
    <w:abstractNumId w:val="19"/>
  </w:num>
  <w:num w:numId="9" w16cid:durableId="1131052052">
    <w:abstractNumId w:val="11"/>
  </w:num>
  <w:num w:numId="10" w16cid:durableId="1418818897">
    <w:abstractNumId w:val="2"/>
  </w:num>
  <w:num w:numId="11" w16cid:durableId="1450859241">
    <w:abstractNumId w:val="7"/>
  </w:num>
  <w:num w:numId="12" w16cid:durableId="1849561510">
    <w:abstractNumId w:val="20"/>
  </w:num>
  <w:num w:numId="13" w16cid:durableId="769162123">
    <w:abstractNumId w:val="14"/>
  </w:num>
  <w:num w:numId="14" w16cid:durableId="1696270099">
    <w:abstractNumId w:val="3"/>
  </w:num>
  <w:num w:numId="15" w16cid:durableId="274555689">
    <w:abstractNumId w:val="17"/>
  </w:num>
  <w:num w:numId="16" w16cid:durableId="2031906107">
    <w:abstractNumId w:val="8"/>
  </w:num>
  <w:num w:numId="17" w16cid:durableId="1826581044">
    <w:abstractNumId w:val="5"/>
  </w:num>
  <w:num w:numId="18" w16cid:durableId="1565407963">
    <w:abstractNumId w:val="1"/>
  </w:num>
  <w:num w:numId="19" w16cid:durableId="1358845989">
    <w:abstractNumId w:val="9"/>
  </w:num>
  <w:num w:numId="20" w16cid:durableId="2060130437">
    <w:abstractNumId w:val="4"/>
  </w:num>
  <w:num w:numId="21" w16cid:durableId="936868120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Yanan Wu">
    <w15:presenceInfo w15:providerId="AD" w15:userId="S::YanaWu@clarku.edu::f669791f-cfd4-4194-ae69-8a86497249e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D05"/>
    <w:rsid w:val="0000636A"/>
    <w:rsid w:val="000678BC"/>
    <w:rsid w:val="000A1F1E"/>
    <w:rsid w:val="000B2CD7"/>
    <w:rsid w:val="00133EC3"/>
    <w:rsid w:val="001C0FA7"/>
    <w:rsid w:val="001E4301"/>
    <w:rsid w:val="00202D05"/>
    <w:rsid w:val="00210705"/>
    <w:rsid w:val="00223AA5"/>
    <w:rsid w:val="00234E4F"/>
    <w:rsid w:val="00245BD9"/>
    <w:rsid w:val="00247CC6"/>
    <w:rsid w:val="00271918"/>
    <w:rsid w:val="00281625"/>
    <w:rsid w:val="002B7CE5"/>
    <w:rsid w:val="002D4872"/>
    <w:rsid w:val="002E6AF7"/>
    <w:rsid w:val="003024EA"/>
    <w:rsid w:val="00320575"/>
    <w:rsid w:val="0035031C"/>
    <w:rsid w:val="0038639C"/>
    <w:rsid w:val="003A4C8D"/>
    <w:rsid w:val="003B5297"/>
    <w:rsid w:val="003D749D"/>
    <w:rsid w:val="004362D8"/>
    <w:rsid w:val="004537A8"/>
    <w:rsid w:val="0045612E"/>
    <w:rsid w:val="0045703B"/>
    <w:rsid w:val="00467161"/>
    <w:rsid w:val="00474CB2"/>
    <w:rsid w:val="00482EB1"/>
    <w:rsid w:val="00483863"/>
    <w:rsid w:val="0049205C"/>
    <w:rsid w:val="004A769F"/>
    <w:rsid w:val="004B7C8C"/>
    <w:rsid w:val="00510ABB"/>
    <w:rsid w:val="00566820"/>
    <w:rsid w:val="00583731"/>
    <w:rsid w:val="005A5A3A"/>
    <w:rsid w:val="005D2070"/>
    <w:rsid w:val="00613A18"/>
    <w:rsid w:val="006159EE"/>
    <w:rsid w:val="00632FCD"/>
    <w:rsid w:val="00673FB4"/>
    <w:rsid w:val="00691D21"/>
    <w:rsid w:val="006C1534"/>
    <w:rsid w:val="006C1C45"/>
    <w:rsid w:val="006D0FC3"/>
    <w:rsid w:val="006F64FA"/>
    <w:rsid w:val="00703847"/>
    <w:rsid w:val="00715359"/>
    <w:rsid w:val="00722546"/>
    <w:rsid w:val="007377CF"/>
    <w:rsid w:val="007558EE"/>
    <w:rsid w:val="007927E7"/>
    <w:rsid w:val="007B494A"/>
    <w:rsid w:val="007C431D"/>
    <w:rsid w:val="007E0030"/>
    <w:rsid w:val="007E5C8E"/>
    <w:rsid w:val="00837544"/>
    <w:rsid w:val="00851DDC"/>
    <w:rsid w:val="00867524"/>
    <w:rsid w:val="008823E1"/>
    <w:rsid w:val="00893029"/>
    <w:rsid w:val="008B246D"/>
    <w:rsid w:val="008F01E6"/>
    <w:rsid w:val="009664EB"/>
    <w:rsid w:val="009A1D63"/>
    <w:rsid w:val="009A2513"/>
    <w:rsid w:val="009E79A6"/>
    <w:rsid w:val="00A57957"/>
    <w:rsid w:val="00A71FE3"/>
    <w:rsid w:val="00AC4F05"/>
    <w:rsid w:val="00B03BDB"/>
    <w:rsid w:val="00B47573"/>
    <w:rsid w:val="00B5525B"/>
    <w:rsid w:val="00B67518"/>
    <w:rsid w:val="00BB77C3"/>
    <w:rsid w:val="00BC4753"/>
    <w:rsid w:val="00BC606E"/>
    <w:rsid w:val="00BD60B2"/>
    <w:rsid w:val="00BF1E70"/>
    <w:rsid w:val="00C4091C"/>
    <w:rsid w:val="00C574CA"/>
    <w:rsid w:val="00C7462C"/>
    <w:rsid w:val="00C81E15"/>
    <w:rsid w:val="00C9417F"/>
    <w:rsid w:val="00CC125D"/>
    <w:rsid w:val="00CE0FA5"/>
    <w:rsid w:val="00D31458"/>
    <w:rsid w:val="00D506E8"/>
    <w:rsid w:val="00D826DF"/>
    <w:rsid w:val="00D9363A"/>
    <w:rsid w:val="00DC7034"/>
    <w:rsid w:val="00E01772"/>
    <w:rsid w:val="00E2493C"/>
    <w:rsid w:val="00E2570C"/>
    <w:rsid w:val="00E43B4D"/>
    <w:rsid w:val="00E44482"/>
    <w:rsid w:val="00E72FDF"/>
    <w:rsid w:val="00E82C1D"/>
    <w:rsid w:val="00EE48C4"/>
    <w:rsid w:val="00EE53ED"/>
    <w:rsid w:val="00EE7A9B"/>
    <w:rsid w:val="00EF5416"/>
    <w:rsid w:val="00F41173"/>
    <w:rsid w:val="00F62D4D"/>
    <w:rsid w:val="00F90112"/>
    <w:rsid w:val="00FE3379"/>
    <w:rsid w:val="00FF1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3DBA5A"/>
  <w15:chartTrackingRefBased/>
  <w15:docId w15:val="{F7ACDBDD-AAC4-469C-9016-EA1618161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23E1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2D0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2D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2D0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2D0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2D0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2D0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2D0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2D05"/>
    <w:pPr>
      <w:keepNext/>
      <w:keepLines/>
      <w:outlineLvl w:val="7"/>
    </w:pPr>
    <w:rPr>
      <w:rFonts w:cstheme="majorBidi"/>
      <w:color w:val="595959" w:themeColor="text1" w:themeTint="A6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2D05"/>
    <w:pPr>
      <w:keepNext/>
      <w:keepLines/>
      <w:outlineLvl w:val="8"/>
    </w:pPr>
    <w:rPr>
      <w:rFonts w:eastAsiaTheme="majorEastAsia" w:cstheme="majorBidi"/>
      <w:color w:val="595959" w:themeColor="text1" w:themeTint="A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2D0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2D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2D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2D05"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2D05"/>
    <w:rPr>
      <w:rFonts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2D05"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2D05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2D05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2D05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202D0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202D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2D0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202D0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2D05"/>
    <w:pPr>
      <w:spacing w:before="160"/>
      <w:jc w:val="center"/>
    </w:pPr>
    <w:rPr>
      <w:i/>
      <w:iCs/>
      <w:color w:val="404040" w:themeColor="text1" w:themeTint="BF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202D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2D05"/>
    <w:pPr>
      <w:ind w:left="720"/>
      <w:contextualSpacing/>
    </w:pPr>
    <w:rPr>
      <w:lang w:val="en-US"/>
    </w:rPr>
  </w:style>
  <w:style w:type="character" w:styleId="IntenseEmphasis">
    <w:name w:val="Intense Emphasis"/>
    <w:basedOn w:val="DefaultParagraphFont"/>
    <w:uiPriority w:val="21"/>
    <w:qFormat/>
    <w:rsid w:val="00202D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2D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2D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2D0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1535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535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45BD9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8930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E0030"/>
    <w:pPr>
      <w:spacing w:after="200"/>
    </w:pPr>
    <w:rPr>
      <w:i/>
      <w:iCs/>
      <w:color w:val="0E2841" w:themeColor="text2"/>
      <w:sz w:val="18"/>
      <w:szCs w:val="18"/>
      <w:lang w:val="en-US"/>
    </w:rPr>
  </w:style>
  <w:style w:type="character" w:styleId="Strong">
    <w:name w:val="Strong"/>
    <w:basedOn w:val="DefaultParagraphFont"/>
    <w:uiPriority w:val="22"/>
    <w:qFormat/>
    <w:rsid w:val="00E72FD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72FDF"/>
    <w:rPr>
      <w:rFonts w:ascii="Courier New" w:eastAsia="Times New Roman" w:hAnsi="Courier New" w:cs="Courier New"/>
      <w:sz w:val="20"/>
      <w:szCs w:val="20"/>
    </w:rPr>
  </w:style>
  <w:style w:type="paragraph" w:styleId="Revision">
    <w:name w:val="Revision"/>
    <w:hidden/>
    <w:uiPriority w:val="99"/>
    <w:semiHidden/>
    <w:rsid w:val="003B5297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lang w:eastAsia="en-GB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3B5297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unhideWhenUsed/>
    <w:rsid w:val="003B5297"/>
  </w:style>
  <w:style w:type="character" w:customStyle="1" w:styleId="CommentTextChar">
    <w:name w:val="Comment Text Char"/>
    <w:basedOn w:val="DefaultParagraphFont"/>
    <w:link w:val="CommentText"/>
    <w:uiPriority w:val="99"/>
    <w:rsid w:val="003B5297"/>
    <w:rPr>
      <w:rFonts w:ascii="Times New Roman" w:eastAsia="Times New Roman" w:hAnsi="Times New Roman" w:cs="Times New Roman"/>
      <w:kern w:val="0"/>
      <w:sz w:val="24"/>
      <w:lang w:eastAsia="en-GB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B52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B5297"/>
    <w:rPr>
      <w:rFonts w:ascii="Times New Roman" w:eastAsia="Times New Roman" w:hAnsi="Times New Roman" w:cs="Times New Roman"/>
      <w:b/>
      <w:bCs/>
      <w:kern w:val="0"/>
      <w:sz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3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0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microsoft.com/office/2018/08/relationships/commentsExtensible" Target="commentsExtensible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1538</TotalTime>
  <Pages>8</Pages>
  <Words>1156</Words>
  <Characters>6850</Characters>
  <Application>Microsoft Office Word</Application>
  <DocSecurity>0</DocSecurity>
  <Lines>236</Lines>
  <Paragraphs>166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Yanan Wu</dc:creator>
  <cp:keywords/>
  <dc:description/>
  <cp:lastModifiedBy>Yanan Wu</cp:lastModifiedBy>
  <cp:revision>96</cp:revision>
  <dcterms:created xsi:type="dcterms:W3CDTF">2025-02-25T22:26:00Z</dcterms:created>
  <dcterms:modified xsi:type="dcterms:W3CDTF">2025-03-30T01:49:00Z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cc8e7e535a05da53174a15247c58786adfbbfe91d34a68289a9dd9a1633bc11b</vt:lpwstr>
  </property>
</Properties>
</file>