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0A7692" w14:textId="615E7FA2" w:rsidR="00703E2C" w:rsidRPr="001B22A9" w:rsidRDefault="0083014F" w:rsidP="00672F8F">
      <w:pPr>
        <w:widowControl w:val="0"/>
        <w:pBdr>
          <w:top w:val="nil"/>
          <w:left w:val="nil"/>
          <w:bottom w:val="nil"/>
          <w:right w:val="nil"/>
          <w:between w:val="nil"/>
        </w:pBdr>
        <w:spacing w:after="160"/>
        <w:jc w:val="center"/>
        <w:rPr>
          <w:rFonts w:asciiTheme="majorHAnsi" w:eastAsiaTheme="minorEastAsia" w:hAnsiTheme="majorHAnsi" w:cstheme="majorHAnsi"/>
          <w:color w:val="365F91" w:themeColor="accent1" w:themeShade="BF"/>
          <w:kern w:val="2"/>
          <w:lang w:val="en-US" w:eastAsia="zh-CN"/>
          <w14:ligatures w14:val="standardContextual"/>
        </w:rPr>
      </w:pPr>
      <w:r w:rsidRPr="001B22A9">
        <w:rPr>
          <w:rFonts w:asciiTheme="majorHAnsi" w:eastAsiaTheme="minorEastAsia" w:hAnsiTheme="majorHAnsi" w:cstheme="majorHAnsi"/>
          <w:color w:val="365F91" w:themeColor="accent1" w:themeShade="BF"/>
          <w:kern w:val="2"/>
          <w:lang w:val="en-US" w:eastAsia="zh-CN"/>
          <w14:ligatures w14:val="standardContextual"/>
        </w:rPr>
        <w:t xml:space="preserve">Lab </w:t>
      </w:r>
      <w:r w:rsidR="00B72693" w:rsidRPr="001B22A9">
        <w:rPr>
          <w:rFonts w:asciiTheme="majorHAnsi" w:hAnsiTheme="majorHAnsi" w:cstheme="majorHAnsi"/>
          <w:color w:val="365F91" w:themeColor="accent1" w:themeShade="BF"/>
          <w:kern w:val="2"/>
          <w:lang w:val="en-US" w:eastAsia="zh-CN"/>
          <w14:ligatures w14:val="standardContextual"/>
        </w:rPr>
        <w:t>3</w:t>
      </w:r>
      <w:r w:rsidRPr="001B22A9">
        <w:rPr>
          <w:rFonts w:asciiTheme="majorHAnsi" w:eastAsiaTheme="minorEastAsia" w:hAnsiTheme="majorHAnsi" w:cstheme="majorHAnsi"/>
          <w:color w:val="365F91" w:themeColor="accent1" w:themeShade="BF"/>
          <w:kern w:val="2"/>
          <w:lang w:val="en-US" w:eastAsia="zh-CN"/>
          <w14:ligatures w14:val="standardContextual"/>
        </w:rPr>
        <w:t>: Multiple linear regression</w:t>
      </w:r>
    </w:p>
    <w:p w14:paraId="5A163E49" w14:textId="54EB2AF7" w:rsidR="00167CC5" w:rsidRPr="001B22A9" w:rsidRDefault="00167CC5" w:rsidP="00672F8F">
      <w:pPr>
        <w:spacing w:after="160"/>
        <w:rPr>
          <w:rFonts w:asciiTheme="majorHAnsi" w:hAnsiTheme="majorHAnsi" w:cstheme="majorHAnsi"/>
        </w:rPr>
      </w:pPr>
      <w:r w:rsidRPr="001B22A9">
        <w:rPr>
          <w:rFonts w:asciiTheme="majorHAnsi" w:hAnsiTheme="majorHAnsi" w:cstheme="majorHAnsi"/>
          <w:b/>
          <w:bCs/>
        </w:rPr>
        <w:t>Due date:</w:t>
      </w:r>
      <w:r w:rsidRPr="001B22A9">
        <w:rPr>
          <w:rFonts w:asciiTheme="majorHAnsi" w:hAnsiTheme="majorHAnsi" w:cstheme="majorHAnsi"/>
        </w:rPr>
        <w:t xml:space="preserve"> </w:t>
      </w:r>
      <w:r w:rsidR="00B72693" w:rsidRPr="001B22A9">
        <w:rPr>
          <w:rFonts w:asciiTheme="majorHAnsi" w:hAnsiTheme="majorHAnsi" w:cstheme="majorHAnsi"/>
          <w:lang w:eastAsia="zh-CN"/>
        </w:rPr>
        <w:t>Thursday</w:t>
      </w:r>
      <w:r w:rsidRPr="001B22A9">
        <w:rPr>
          <w:rFonts w:asciiTheme="majorHAnsi" w:hAnsiTheme="majorHAnsi" w:cstheme="majorHAnsi"/>
        </w:rPr>
        <w:t xml:space="preserve">, </w:t>
      </w:r>
      <w:r w:rsidRPr="001B22A9">
        <w:rPr>
          <w:rFonts w:asciiTheme="majorHAnsi" w:hAnsiTheme="majorHAnsi" w:cstheme="majorHAnsi"/>
          <w:color w:val="000000"/>
        </w:rPr>
        <w:t xml:space="preserve">Feb </w:t>
      </w:r>
      <w:r w:rsidR="00B1104F" w:rsidRPr="001B22A9">
        <w:rPr>
          <w:rFonts w:asciiTheme="majorHAnsi" w:hAnsiTheme="majorHAnsi" w:cstheme="majorHAnsi"/>
          <w:color w:val="000000"/>
          <w:lang w:eastAsia="zh-CN"/>
        </w:rPr>
        <w:t>27</w:t>
      </w:r>
      <w:r w:rsidRPr="001B22A9">
        <w:rPr>
          <w:rFonts w:asciiTheme="majorHAnsi" w:hAnsiTheme="majorHAnsi" w:cstheme="majorHAnsi"/>
        </w:rPr>
        <w:t xml:space="preserve">, 2025 submitted as Word document to Canvas </w:t>
      </w:r>
      <w:r w:rsidRPr="001B22A9">
        <w:rPr>
          <w:rFonts w:asciiTheme="majorHAnsi" w:hAnsiTheme="majorHAnsi" w:cstheme="majorHAnsi"/>
          <w:b/>
          <w:bCs/>
          <w:i/>
          <w:iCs/>
        </w:rPr>
        <w:t>Lab0</w:t>
      </w:r>
      <w:r w:rsidR="00B72693" w:rsidRPr="001B22A9">
        <w:rPr>
          <w:rFonts w:asciiTheme="majorHAnsi" w:hAnsiTheme="majorHAnsi" w:cstheme="majorHAnsi"/>
          <w:b/>
          <w:bCs/>
          <w:i/>
          <w:iCs/>
          <w:lang w:eastAsia="zh-CN"/>
        </w:rPr>
        <w:t>3</w:t>
      </w:r>
      <w:r w:rsidRPr="001B22A9">
        <w:rPr>
          <w:rFonts w:asciiTheme="majorHAnsi" w:hAnsiTheme="majorHAnsi" w:cstheme="majorHAnsi"/>
          <w:b/>
          <w:bCs/>
          <w:i/>
          <w:iCs/>
        </w:rPr>
        <w:t xml:space="preserve"> </w:t>
      </w:r>
      <w:r w:rsidRPr="001B22A9">
        <w:rPr>
          <w:rFonts w:asciiTheme="majorHAnsi" w:hAnsiTheme="majorHAnsi" w:cstheme="majorHAnsi"/>
        </w:rPr>
        <w:t xml:space="preserve"> link</w:t>
      </w:r>
    </w:p>
    <w:p w14:paraId="22606112" w14:textId="77777777" w:rsidR="00167CC5" w:rsidRPr="001B22A9" w:rsidRDefault="00167CC5" w:rsidP="00672F8F">
      <w:pPr>
        <w:spacing w:after="160"/>
        <w:rPr>
          <w:rFonts w:asciiTheme="majorHAnsi" w:hAnsiTheme="majorHAnsi" w:cstheme="majorHAnsi"/>
        </w:rPr>
      </w:pPr>
      <w:r w:rsidRPr="001B22A9">
        <w:rPr>
          <w:rFonts w:asciiTheme="majorHAnsi" w:hAnsiTheme="majorHAnsi" w:cstheme="majorHAnsi"/>
        </w:rPr>
        <w:t>This lab counts 9 % toward your total grade.</w:t>
      </w:r>
    </w:p>
    <w:p w14:paraId="6678AE41" w14:textId="77777777" w:rsidR="00167CC5" w:rsidRPr="001B22A9" w:rsidRDefault="00167CC5" w:rsidP="00672F8F">
      <w:pPr>
        <w:spacing w:after="160"/>
        <w:rPr>
          <w:rFonts w:asciiTheme="majorHAnsi" w:hAnsiTheme="majorHAnsi" w:cstheme="majorHAnsi"/>
        </w:rPr>
      </w:pPr>
      <w:r w:rsidRPr="001B22A9">
        <w:rPr>
          <w:rFonts w:asciiTheme="majorHAnsi" w:hAnsiTheme="majorHAnsi" w:cstheme="majorHAnsi"/>
          <w:b/>
          <w:bCs/>
        </w:rPr>
        <w:t>Objectives:</w:t>
      </w:r>
      <w:r w:rsidRPr="001B22A9">
        <w:rPr>
          <w:rFonts w:asciiTheme="majorHAnsi" w:hAnsiTheme="majorHAnsi" w:cstheme="majorHAnsi"/>
        </w:rPr>
        <w:t xml:space="preserve"> In this lab, you will practice your skills in</w:t>
      </w:r>
    </w:p>
    <w:p w14:paraId="3EC1CEBA" w14:textId="4B2480D1" w:rsidR="00167CC5" w:rsidRPr="001B22A9" w:rsidRDefault="00167CC5" w:rsidP="00672F8F">
      <w:pPr>
        <w:pStyle w:val="ListParagraph"/>
        <w:numPr>
          <w:ilvl w:val="0"/>
          <w:numId w:val="1"/>
        </w:numPr>
        <w:spacing w:line="276" w:lineRule="auto"/>
        <w:rPr>
          <w:rFonts w:asciiTheme="majorHAnsi" w:hAnsiTheme="majorHAnsi" w:cstheme="majorHAnsi"/>
        </w:rPr>
      </w:pPr>
      <w:r w:rsidRPr="001B22A9">
        <w:rPr>
          <w:rFonts w:asciiTheme="majorHAnsi" w:hAnsiTheme="majorHAnsi" w:cstheme="majorHAnsi"/>
        </w:rPr>
        <w:t xml:space="preserve">Explore </w:t>
      </w:r>
      <w:r w:rsidR="00B72693" w:rsidRPr="001B22A9">
        <w:rPr>
          <w:rFonts w:asciiTheme="majorHAnsi" w:eastAsia="SimSun" w:hAnsiTheme="majorHAnsi" w:cstheme="majorHAnsi"/>
        </w:rPr>
        <w:t>multiple</w:t>
      </w:r>
      <w:r w:rsidRPr="001B22A9">
        <w:rPr>
          <w:rFonts w:asciiTheme="majorHAnsi" w:hAnsiTheme="majorHAnsi" w:cstheme="majorHAnsi"/>
        </w:rPr>
        <w:t xml:space="preserve"> regression</w:t>
      </w:r>
    </w:p>
    <w:p w14:paraId="0B156DCD" w14:textId="45977F44" w:rsidR="00B72693" w:rsidRPr="001B22A9" w:rsidRDefault="00B72693" w:rsidP="00672F8F">
      <w:pPr>
        <w:pStyle w:val="ListParagraph"/>
        <w:numPr>
          <w:ilvl w:val="0"/>
          <w:numId w:val="1"/>
        </w:numPr>
        <w:spacing w:line="276" w:lineRule="auto"/>
        <w:rPr>
          <w:rFonts w:asciiTheme="majorHAnsi" w:hAnsiTheme="majorHAnsi" w:cstheme="majorHAnsi"/>
        </w:rPr>
      </w:pPr>
      <w:r w:rsidRPr="001B22A9">
        <w:rPr>
          <w:rFonts w:asciiTheme="majorHAnsi" w:eastAsia="SimSun" w:hAnsiTheme="majorHAnsi" w:cstheme="majorHAnsi"/>
        </w:rPr>
        <w:t>Multicollinearity</w:t>
      </w:r>
    </w:p>
    <w:p w14:paraId="10E68919" w14:textId="25BCF056" w:rsidR="00167CC5" w:rsidRPr="001B22A9" w:rsidRDefault="00B72693" w:rsidP="00672F8F">
      <w:pPr>
        <w:pStyle w:val="ListParagraph"/>
        <w:numPr>
          <w:ilvl w:val="0"/>
          <w:numId w:val="1"/>
        </w:numPr>
        <w:spacing w:line="276" w:lineRule="auto"/>
        <w:rPr>
          <w:rFonts w:asciiTheme="majorHAnsi" w:hAnsiTheme="majorHAnsi" w:cstheme="majorHAnsi"/>
        </w:rPr>
      </w:pPr>
      <w:r w:rsidRPr="001B22A9">
        <w:rPr>
          <w:rFonts w:asciiTheme="majorHAnsi" w:eastAsia="SimSun" w:hAnsiTheme="majorHAnsi" w:cstheme="majorHAnsi"/>
        </w:rPr>
        <w:t>Model selection</w:t>
      </w:r>
    </w:p>
    <w:p w14:paraId="0F6503AD" w14:textId="77777777" w:rsidR="00167CC5" w:rsidRPr="001B22A9" w:rsidRDefault="00167CC5" w:rsidP="00672F8F">
      <w:pPr>
        <w:spacing w:after="160"/>
        <w:rPr>
          <w:rFonts w:asciiTheme="majorHAnsi" w:hAnsiTheme="majorHAnsi" w:cstheme="majorHAnsi"/>
        </w:rPr>
      </w:pPr>
      <w:r w:rsidRPr="001B22A9">
        <w:rPr>
          <w:rFonts w:asciiTheme="majorHAnsi" w:hAnsiTheme="majorHAnsi" w:cstheme="majorHAnsi"/>
          <w:b/>
          <w:bCs/>
        </w:rPr>
        <w:t>Format of answer:</w:t>
      </w:r>
      <w:r w:rsidRPr="001B22A9">
        <w:rPr>
          <w:rFonts w:asciiTheme="majorHAnsi" w:hAnsiTheme="majorHAnsi" w:cstheme="majorHAnsi"/>
        </w:rPr>
        <w:t xml:space="preserve"> Submit your answers as a </w:t>
      </w:r>
      <w:r w:rsidRPr="001B22A9">
        <w:rPr>
          <w:rFonts w:asciiTheme="majorHAnsi" w:hAnsiTheme="majorHAnsi" w:cstheme="majorHAnsi"/>
          <w:b/>
          <w:bCs/>
        </w:rPr>
        <w:t>Word document</w:t>
      </w:r>
      <w:r w:rsidRPr="001B22A9">
        <w:rPr>
          <w:rFonts w:asciiTheme="majorHAnsi" w:hAnsiTheme="majorHAnsi" w:cstheme="majorHAnsi"/>
        </w:rPr>
        <w:t xml:space="preserve"> with graphs and verbal descriptions, properly labeled in the task sequence, with answers in </w:t>
      </w:r>
      <w:r w:rsidRPr="001B22A9">
        <w:rPr>
          <w:rFonts w:asciiTheme="majorHAnsi" w:hAnsiTheme="majorHAnsi" w:cstheme="majorHAnsi"/>
          <w:color w:val="FF0000"/>
        </w:rPr>
        <w:t xml:space="preserve">red text </w:t>
      </w:r>
      <w:r w:rsidRPr="001B22A9">
        <w:rPr>
          <w:rFonts w:asciiTheme="majorHAnsi" w:hAnsiTheme="majorHAnsi" w:cstheme="majorHAnsi"/>
        </w:rPr>
        <w:t>and only relevant content included</w:t>
      </w:r>
    </w:p>
    <w:p w14:paraId="0D739FB3" w14:textId="77777777" w:rsidR="00703E2C" w:rsidRPr="001B22A9" w:rsidRDefault="00703E2C" w:rsidP="00672F8F">
      <w:pPr>
        <w:widowControl w:val="0"/>
        <w:pBdr>
          <w:top w:val="nil"/>
          <w:left w:val="nil"/>
          <w:bottom w:val="nil"/>
          <w:right w:val="nil"/>
          <w:between w:val="nil"/>
        </w:pBdr>
        <w:spacing w:after="160"/>
        <w:rPr>
          <w:rFonts w:asciiTheme="majorHAnsi" w:eastAsiaTheme="minorEastAsia" w:hAnsiTheme="majorHAnsi" w:cstheme="majorHAnsi"/>
          <w:color w:val="365F91" w:themeColor="accent1" w:themeShade="BF"/>
          <w:kern w:val="2"/>
          <w:lang w:eastAsia="zh-CN"/>
          <w14:ligatures w14:val="standardContextual"/>
        </w:rPr>
      </w:pPr>
    </w:p>
    <w:p w14:paraId="2C9CF62D" w14:textId="0E33E8E2" w:rsidR="00167CC5" w:rsidRPr="001B22A9" w:rsidRDefault="00167CC5" w:rsidP="00672F8F">
      <w:pPr>
        <w:widowControl w:val="0"/>
        <w:pBdr>
          <w:top w:val="nil"/>
          <w:left w:val="nil"/>
          <w:bottom w:val="nil"/>
          <w:right w:val="nil"/>
          <w:between w:val="nil"/>
        </w:pBdr>
        <w:spacing w:after="160"/>
        <w:rPr>
          <w:rFonts w:asciiTheme="majorHAnsi" w:hAnsiTheme="majorHAnsi" w:cstheme="majorHAnsi"/>
          <w:color w:val="365F91" w:themeColor="accent1" w:themeShade="BF"/>
          <w:kern w:val="2"/>
          <w:lang w:val="en-US" w:eastAsia="zh-CN"/>
          <w14:ligatures w14:val="standardContextual"/>
        </w:rPr>
      </w:pPr>
      <w:r w:rsidRPr="001B22A9">
        <w:rPr>
          <w:rFonts w:asciiTheme="majorHAnsi" w:hAnsiTheme="majorHAnsi" w:cstheme="majorHAnsi"/>
          <w:color w:val="365F91" w:themeColor="accent1" w:themeShade="BF"/>
          <w:kern w:val="2"/>
          <w:lang w:val="en-US" w:eastAsia="zh-CN"/>
          <w14:ligatures w14:val="standardContextual"/>
        </w:rPr>
        <w:t>Data Introduction</w:t>
      </w:r>
      <w:r w:rsidR="00653497" w:rsidRPr="001B22A9">
        <w:rPr>
          <w:rFonts w:asciiTheme="majorHAnsi" w:hAnsiTheme="majorHAnsi" w:cstheme="majorHAnsi"/>
          <w:color w:val="365F91" w:themeColor="accent1" w:themeShade="BF"/>
          <w:kern w:val="2"/>
          <w:lang w:val="en-US" w:eastAsia="zh-CN"/>
          <w14:ligatures w14:val="standardContextual"/>
        </w:rPr>
        <w:t xml:space="preserve"> - </w:t>
      </w:r>
      <w:r w:rsidR="00B72693" w:rsidRPr="001B22A9">
        <w:rPr>
          <w:rFonts w:asciiTheme="majorHAnsi" w:hAnsiTheme="majorHAnsi" w:cstheme="majorHAnsi"/>
          <w:color w:val="365F91" w:themeColor="accent1" w:themeShade="BF"/>
          <w:kern w:val="2"/>
          <w:lang w:val="en-US" w:eastAsia="zh-CN"/>
          <w14:ligatures w14:val="standardContextual"/>
        </w:rPr>
        <w:t>evals</w:t>
      </w:r>
    </w:p>
    <w:p w14:paraId="6950655C" w14:textId="561F528C" w:rsidR="00B72693" w:rsidRPr="001B22A9" w:rsidRDefault="00B72693" w:rsidP="00B72693">
      <w:pPr>
        <w:widowControl w:val="0"/>
        <w:pBdr>
          <w:top w:val="nil"/>
          <w:left w:val="nil"/>
          <w:bottom w:val="nil"/>
          <w:right w:val="nil"/>
          <w:between w:val="nil"/>
        </w:pBdr>
        <w:jc w:val="both"/>
        <w:rPr>
          <w:rFonts w:asciiTheme="majorHAnsi" w:hAnsiTheme="majorHAnsi" w:cstheme="majorHAnsi"/>
        </w:rPr>
      </w:pPr>
      <w:r w:rsidRPr="001B22A9">
        <w:rPr>
          <w:rFonts w:asciiTheme="majorHAnsi" w:hAnsiTheme="majorHAnsi" w:cstheme="majorHAnsi"/>
        </w:rPr>
        <w:t>Many college courses conclude by giving students the opportunity to evaluate the course and the instructor anonymously. However, the use of these student evaluations as an indicator of course quality and teaching effectiveness is often criticized because these measures may reflect the influence of non-teaching related characteristics, such as the physical appearance of the instructor. The article titled, “Beauty in the classroom: instructors’ pulchritude and putative pedagogical productivity” (Hamermesh and Parker, 2005) found that instructors who are viewed to be better looking receive higher instructional ratings.</w:t>
      </w:r>
    </w:p>
    <w:p w14:paraId="4C4D6AE4" w14:textId="77777777" w:rsidR="00B72693" w:rsidRPr="001B22A9" w:rsidRDefault="00B72693" w:rsidP="00B72693">
      <w:pPr>
        <w:widowControl w:val="0"/>
        <w:pBdr>
          <w:top w:val="nil"/>
          <w:left w:val="nil"/>
          <w:bottom w:val="nil"/>
          <w:right w:val="nil"/>
          <w:between w:val="nil"/>
        </w:pBdr>
        <w:rPr>
          <w:rFonts w:asciiTheme="majorHAnsi" w:hAnsiTheme="majorHAnsi" w:cstheme="majorHAnsi"/>
        </w:rPr>
      </w:pPr>
    </w:p>
    <w:p w14:paraId="510A78F4" w14:textId="77777777" w:rsidR="00B72693" w:rsidRPr="001B22A9" w:rsidRDefault="00B72693" w:rsidP="00B72693">
      <w:pPr>
        <w:widowControl w:val="0"/>
        <w:pBdr>
          <w:top w:val="nil"/>
          <w:left w:val="nil"/>
          <w:bottom w:val="nil"/>
          <w:right w:val="nil"/>
          <w:between w:val="nil"/>
        </w:pBdr>
        <w:rPr>
          <w:rFonts w:asciiTheme="majorHAnsi" w:hAnsiTheme="majorHAnsi" w:cstheme="majorHAnsi"/>
        </w:rPr>
      </w:pPr>
      <w:r w:rsidRPr="001B22A9">
        <w:rPr>
          <w:rFonts w:asciiTheme="majorHAnsi" w:hAnsiTheme="majorHAnsi" w:cstheme="majorHAnsi"/>
        </w:rPr>
        <w:t>In this lab we will analyze the data from this study in order to learn what goes into a positive professor evaluation.</w:t>
      </w:r>
    </w:p>
    <w:p w14:paraId="738C8D4C"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score </w:t>
      </w:r>
      <w:r w:rsidRPr="001B22A9">
        <w:rPr>
          <w:rFonts w:asciiTheme="majorHAnsi" w:hAnsiTheme="majorHAnsi" w:cstheme="majorHAnsi"/>
        </w:rPr>
        <w:t>average professor evaluation score: (1) very unsatisfactory - (5) excellent.</w:t>
      </w:r>
    </w:p>
    <w:p w14:paraId="7215A4FA"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rank </w:t>
      </w:r>
      <w:r w:rsidRPr="001B22A9">
        <w:rPr>
          <w:rFonts w:asciiTheme="majorHAnsi" w:hAnsiTheme="majorHAnsi" w:cstheme="majorHAnsi"/>
        </w:rPr>
        <w:t>rank of professor: teaching, tenure track, tenured.</w:t>
      </w:r>
    </w:p>
    <w:p w14:paraId="4366FB23"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ethnicity </w:t>
      </w:r>
      <w:r w:rsidRPr="001B22A9">
        <w:rPr>
          <w:rFonts w:asciiTheme="majorHAnsi" w:hAnsiTheme="majorHAnsi" w:cstheme="majorHAnsi"/>
        </w:rPr>
        <w:t>ethnicity of professor: not minority, minority.</w:t>
      </w:r>
    </w:p>
    <w:p w14:paraId="60BD5258"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gender </w:t>
      </w:r>
      <w:r w:rsidRPr="001B22A9">
        <w:rPr>
          <w:rFonts w:asciiTheme="majorHAnsi" w:hAnsiTheme="majorHAnsi" w:cstheme="majorHAnsi"/>
        </w:rPr>
        <w:t>gender of professor: female, male.</w:t>
      </w:r>
    </w:p>
    <w:p w14:paraId="5A0CD1A2"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language </w:t>
      </w:r>
      <w:r w:rsidRPr="001B22A9">
        <w:rPr>
          <w:rFonts w:asciiTheme="majorHAnsi" w:hAnsiTheme="majorHAnsi" w:cstheme="majorHAnsi"/>
        </w:rPr>
        <w:t>language of school where professor received education: english or non-english.</w:t>
      </w:r>
    </w:p>
    <w:p w14:paraId="38D3219F"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age </w:t>
      </w:r>
      <w:r w:rsidRPr="001B22A9">
        <w:rPr>
          <w:rFonts w:asciiTheme="majorHAnsi" w:hAnsiTheme="majorHAnsi" w:cstheme="majorHAnsi"/>
        </w:rPr>
        <w:t>age of professor.</w:t>
      </w:r>
    </w:p>
    <w:p w14:paraId="16BDAE93"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cls_perc eval </w:t>
      </w:r>
      <w:r w:rsidRPr="001B22A9">
        <w:rPr>
          <w:rFonts w:asciiTheme="majorHAnsi" w:hAnsiTheme="majorHAnsi" w:cstheme="majorHAnsi"/>
        </w:rPr>
        <w:t>percent of students in class who completed evaluation.</w:t>
      </w:r>
    </w:p>
    <w:p w14:paraId="05DF00C4"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cls_did_eval </w:t>
      </w:r>
      <w:r w:rsidRPr="001B22A9">
        <w:rPr>
          <w:rFonts w:asciiTheme="majorHAnsi" w:hAnsiTheme="majorHAnsi" w:cstheme="majorHAnsi"/>
        </w:rPr>
        <w:t>number of students in class who completed evaluation.</w:t>
      </w:r>
    </w:p>
    <w:p w14:paraId="572D1DFE"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cls_students </w:t>
      </w:r>
      <w:r w:rsidRPr="001B22A9">
        <w:rPr>
          <w:rFonts w:asciiTheme="majorHAnsi" w:hAnsiTheme="majorHAnsi" w:cstheme="majorHAnsi"/>
        </w:rPr>
        <w:t>total number of students in class.</w:t>
      </w:r>
    </w:p>
    <w:p w14:paraId="78E47B5A"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cls_level </w:t>
      </w:r>
      <w:r w:rsidRPr="001B22A9">
        <w:rPr>
          <w:rFonts w:asciiTheme="majorHAnsi" w:hAnsiTheme="majorHAnsi" w:cstheme="majorHAnsi"/>
        </w:rPr>
        <w:t>class level: lower, upper.</w:t>
      </w:r>
    </w:p>
    <w:p w14:paraId="705D22FB"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cls_profs </w:t>
      </w:r>
      <w:r w:rsidRPr="001B22A9">
        <w:rPr>
          <w:rFonts w:asciiTheme="majorHAnsi" w:hAnsiTheme="majorHAnsi" w:cstheme="majorHAnsi"/>
        </w:rPr>
        <w:t>number of professors teaching sections in course in sample: single, multiple.</w:t>
      </w:r>
    </w:p>
    <w:p w14:paraId="4013D79E"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cls_credits </w:t>
      </w:r>
      <w:r w:rsidRPr="001B22A9">
        <w:rPr>
          <w:rFonts w:asciiTheme="majorHAnsi" w:hAnsiTheme="majorHAnsi" w:cstheme="majorHAnsi"/>
        </w:rPr>
        <w:t>number of credits of class: one credit (lab, PE, etc.), multi credit.</w:t>
      </w:r>
    </w:p>
    <w:p w14:paraId="5443998B"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bty_f1lower </w:t>
      </w:r>
      <w:r w:rsidRPr="001B22A9">
        <w:rPr>
          <w:rFonts w:asciiTheme="majorHAnsi" w:hAnsiTheme="majorHAnsi" w:cstheme="majorHAnsi"/>
        </w:rPr>
        <w:t>beauty rating of professor from lower level female: (1) lowest - (10) highest.</w:t>
      </w:r>
    </w:p>
    <w:p w14:paraId="40665ED6"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bty_f1upper </w:t>
      </w:r>
      <w:r w:rsidRPr="001B22A9">
        <w:rPr>
          <w:rFonts w:asciiTheme="majorHAnsi" w:hAnsiTheme="majorHAnsi" w:cstheme="majorHAnsi"/>
        </w:rPr>
        <w:t xml:space="preserve">beauty rating of professor from upper level female: (1) lowest - (10) </w:t>
      </w:r>
      <w:r w:rsidRPr="001B22A9">
        <w:rPr>
          <w:rFonts w:asciiTheme="majorHAnsi" w:hAnsiTheme="majorHAnsi" w:cstheme="majorHAnsi"/>
        </w:rPr>
        <w:lastRenderedPageBreak/>
        <w:t>highest.</w:t>
      </w:r>
    </w:p>
    <w:p w14:paraId="3250FC74"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bty_f2upper </w:t>
      </w:r>
      <w:r w:rsidRPr="001B22A9">
        <w:rPr>
          <w:rFonts w:asciiTheme="majorHAnsi" w:hAnsiTheme="majorHAnsi" w:cstheme="majorHAnsi"/>
        </w:rPr>
        <w:t>beauty rating of professor from second level female: (1) lowest - (10) highest.</w:t>
      </w:r>
    </w:p>
    <w:p w14:paraId="67F1B745"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bty_m1lower </w:t>
      </w:r>
      <w:r w:rsidRPr="001B22A9">
        <w:rPr>
          <w:rFonts w:asciiTheme="majorHAnsi" w:hAnsiTheme="majorHAnsi" w:cstheme="majorHAnsi"/>
        </w:rPr>
        <w:t>beauty rating of professor from lower level male: (1) lowest - (10) highest.</w:t>
      </w:r>
    </w:p>
    <w:p w14:paraId="3F10B6B2"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bty_m1upper </w:t>
      </w:r>
      <w:r w:rsidRPr="001B22A9">
        <w:rPr>
          <w:rFonts w:asciiTheme="majorHAnsi" w:hAnsiTheme="majorHAnsi" w:cstheme="majorHAnsi"/>
        </w:rPr>
        <w:t>beauty rating of professor from upper level male: (1) lowest - (10) highest.</w:t>
      </w:r>
    </w:p>
    <w:p w14:paraId="7F3DA254"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bty_m2upper </w:t>
      </w:r>
      <w:r w:rsidRPr="001B22A9">
        <w:rPr>
          <w:rFonts w:asciiTheme="majorHAnsi" w:hAnsiTheme="majorHAnsi" w:cstheme="majorHAnsi"/>
        </w:rPr>
        <w:t>beauty rating of professor from second upper level male: (1) lowest - (10) highest.</w:t>
      </w:r>
    </w:p>
    <w:p w14:paraId="7A895E48"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bty_avg </w:t>
      </w:r>
      <w:r w:rsidRPr="001B22A9">
        <w:rPr>
          <w:rFonts w:asciiTheme="majorHAnsi" w:hAnsiTheme="majorHAnsi" w:cstheme="majorHAnsi"/>
        </w:rPr>
        <w:t>average beauty rating of professor.</w:t>
      </w:r>
    </w:p>
    <w:p w14:paraId="02F2F469"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pic_outfit </w:t>
      </w:r>
      <w:r w:rsidRPr="001B22A9">
        <w:rPr>
          <w:rFonts w:asciiTheme="majorHAnsi" w:hAnsiTheme="majorHAnsi" w:cstheme="majorHAnsi"/>
        </w:rPr>
        <w:t>outfit of professor in picture: not formal, formal.</w:t>
      </w:r>
    </w:p>
    <w:p w14:paraId="3D97042F" w14:textId="77777777" w:rsidR="00B72693" w:rsidRPr="001B22A9" w:rsidRDefault="00B72693" w:rsidP="00B72693">
      <w:pPr>
        <w:widowControl w:val="0"/>
        <w:pBdr>
          <w:top w:val="nil"/>
          <w:left w:val="nil"/>
          <w:bottom w:val="nil"/>
          <w:right w:val="nil"/>
          <w:between w:val="nil"/>
        </w:pBdr>
        <w:ind w:left="720" w:right="720"/>
        <w:rPr>
          <w:rFonts w:asciiTheme="majorHAnsi" w:hAnsiTheme="majorHAnsi" w:cstheme="majorHAnsi"/>
        </w:rPr>
      </w:pPr>
      <w:r w:rsidRPr="001B22A9">
        <w:rPr>
          <w:rFonts w:asciiTheme="majorHAnsi" w:hAnsiTheme="majorHAnsi" w:cstheme="majorHAnsi"/>
          <w:color w:val="639526"/>
        </w:rPr>
        <w:t xml:space="preserve">pic_color </w:t>
      </w:r>
      <w:r w:rsidRPr="001B22A9">
        <w:rPr>
          <w:rFonts w:asciiTheme="majorHAnsi" w:hAnsiTheme="majorHAnsi" w:cstheme="majorHAnsi"/>
        </w:rPr>
        <w:t>color of professor’s picture: color, black &amp; white.</w:t>
      </w:r>
    </w:p>
    <w:p w14:paraId="69137ECD" w14:textId="77777777" w:rsidR="00B72693" w:rsidRPr="001B22A9" w:rsidRDefault="00B72693" w:rsidP="00B72693">
      <w:pPr>
        <w:widowControl w:val="0"/>
        <w:pBdr>
          <w:top w:val="nil"/>
          <w:left w:val="nil"/>
          <w:bottom w:val="nil"/>
          <w:right w:val="nil"/>
          <w:between w:val="nil"/>
        </w:pBdr>
        <w:rPr>
          <w:rFonts w:asciiTheme="majorHAnsi" w:hAnsiTheme="majorHAnsi" w:cstheme="majorHAnsi"/>
          <w:lang w:eastAsia="zh-CN"/>
        </w:rPr>
      </w:pPr>
    </w:p>
    <w:p w14:paraId="10B89F74" w14:textId="128C41A4" w:rsidR="00653497" w:rsidRPr="001B22A9" w:rsidRDefault="00167CC5" w:rsidP="00672F8F">
      <w:pPr>
        <w:widowControl w:val="0"/>
        <w:pBdr>
          <w:top w:val="nil"/>
          <w:left w:val="nil"/>
          <w:bottom w:val="nil"/>
          <w:right w:val="nil"/>
          <w:between w:val="nil"/>
        </w:pBdr>
        <w:spacing w:after="160"/>
        <w:rPr>
          <w:rFonts w:asciiTheme="majorHAnsi" w:hAnsiTheme="majorHAnsi" w:cstheme="majorHAnsi"/>
          <w:color w:val="365F91" w:themeColor="accent1" w:themeShade="BF"/>
          <w:kern w:val="2"/>
          <w:lang w:val="en-US" w:eastAsia="zh-CN"/>
          <w14:ligatures w14:val="standardContextual"/>
        </w:rPr>
      </w:pPr>
      <w:r w:rsidRPr="001B22A9">
        <w:rPr>
          <w:rFonts w:asciiTheme="majorHAnsi" w:eastAsiaTheme="majorEastAsia" w:hAnsiTheme="majorHAnsi" w:cstheme="majorHAnsi"/>
          <w:color w:val="365F91" w:themeColor="accent1" w:themeShade="BF"/>
          <w:kern w:val="2"/>
          <w:lang w:val="en-US" w:eastAsia="zh-CN"/>
          <w14:ligatures w14:val="standardContextual"/>
        </w:rPr>
        <w:t>Task 1:  Exploring the data</w:t>
      </w:r>
      <w:r w:rsidR="00096C7F" w:rsidRPr="001B22A9">
        <w:rPr>
          <w:rFonts w:asciiTheme="majorHAnsi" w:hAnsiTheme="majorHAnsi" w:cstheme="majorHAnsi"/>
          <w:color w:val="365F91" w:themeColor="accent1" w:themeShade="BF"/>
          <w:kern w:val="2"/>
          <w:lang w:val="en-US" w:eastAsia="zh-CN"/>
          <w14:ligatures w14:val="standardContextual"/>
        </w:rPr>
        <w:t xml:space="preserve"> (4 pts)</w:t>
      </w:r>
    </w:p>
    <w:p w14:paraId="7F6C7E7B" w14:textId="175CB4A3" w:rsidR="00227217" w:rsidRPr="001B22A9" w:rsidRDefault="00227217" w:rsidP="00B72693">
      <w:pPr>
        <w:pStyle w:val="ListParagraph"/>
        <w:widowControl w:val="0"/>
        <w:numPr>
          <w:ilvl w:val="0"/>
          <w:numId w:val="5"/>
        </w:numPr>
        <w:pBdr>
          <w:top w:val="nil"/>
          <w:left w:val="nil"/>
          <w:bottom w:val="nil"/>
          <w:right w:val="nil"/>
          <w:between w:val="nil"/>
        </w:pBdr>
        <w:spacing w:line="276" w:lineRule="auto"/>
        <w:jc w:val="both"/>
        <w:rPr>
          <w:rFonts w:asciiTheme="majorHAnsi" w:eastAsia="Times New Roman" w:hAnsiTheme="majorHAnsi" w:cstheme="majorHAnsi"/>
        </w:rPr>
      </w:pPr>
      <w:r w:rsidRPr="001B22A9">
        <w:rPr>
          <w:rFonts w:asciiTheme="majorHAnsi" w:eastAsia="Times New Roman" w:hAnsiTheme="majorHAnsi" w:cstheme="majorHAnsi"/>
        </w:rPr>
        <w:t>The data set contains several variables on the beauty score of the professor: individual ratings from each of the six students who were asked to score the physical appearance of the professors and the average of these six scores. Let’s take a quick look at the relationship between one of these scores</w:t>
      </w:r>
      <w:r w:rsidR="00B72693" w:rsidRPr="001B22A9">
        <w:rPr>
          <w:rFonts w:asciiTheme="majorHAnsi" w:eastAsia="SimSun" w:hAnsiTheme="majorHAnsi" w:cstheme="majorHAnsi"/>
        </w:rPr>
        <w:t xml:space="preserve"> (bty_f1lower)</w:t>
      </w:r>
      <w:r w:rsidRPr="001B22A9">
        <w:rPr>
          <w:rFonts w:asciiTheme="majorHAnsi" w:eastAsia="Times New Roman" w:hAnsiTheme="majorHAnsi" w:cstheme="majorHAnsi"/>
        </w:rPr>
        <w:t xml:space="preserve"> and the average beauty score</w:t>
      </w:r>
      <w:r w:rsidR="00B72693" w:rsidRPr="001B22A9">
        <w:rPr>
          <w:rFonts w:asciiTheme="majorHAnsi" w:eastAsia="SimSun" w:hAnsiTheme="majorHAnsi" w:cstheme="majorHAnsi"/>
        </w:rPr>
        <w:t>(</w:t>
      </w:r>
      <w:proofErr w:type="spellStart"/>
      <w:r w:rsidR="00B72693" w:rsidRPr="001B22A9">
        <w:rPr>
          <w:rFonts w:asciiTheme="majorHAnsi" w:eastAsia="SimSun" w:hAnsiTheme="majorHAnsi" w:cstheme="majorHAnsi"/>
        </w:rPr>
        <w:t>bty_avg</w:t>
      </w:r>
      <w:proofErr w:type="spellEnd"/>
      <w:r w:rsidR="00B72693" w:rsidRPr="001B22A9">
        <w:rPr>
          <w:rFonts w:asciiTheme="majorHAnsi" w:eastAsia="SimSun" w:hAnsiTheme="majorHAnsi" w:cstheme="majorHAnsi"/>
        </w:rPr>
        <w:t xml:space="preserve">) using </w:t>
      </w:r>
      <w:proofErr w:type="gramStart"/>
      <w:r w:rsidR="00B72693" w:rsidRPr="001B22A9">
        <w:rPr>
          <w:rFonts w:asciiTheme="majorHAnsi" w:eastAsia="SimSun" w:hAnsiTheme="majorHAnsi" w:cstheme="majorHAnsi"/>
          <w:b/>
          <w:bCs/>
        </w:rPr>
        <w:t>plot(</w:t>
      </w:r>
      <w:proofErr w:type="gramEnd"/>
      <w:r w:rsidR="00B72693" w:rsidRPr="001B22A9">
        <w:rPr>
          <w:rFonts w:asciiTheme="majorHAnsi" w:eastAsia="SimSun" w:hAnsiTheme="majorHAnsi" w:cstheme="majorHAnsi"/>
          <w:b/>
          <w:bCs/>
        </w:rPr>
        <w:t>)</w:t>
      </w:r>
      <w:r w:rsidRPr="001B22A9">
        <w:rPr>
          <w:rFonts w:asciiTheme="majorHAnsi" w:eastAsia="Times New Roman" w:hAnsiTheme="majorHAnsi" w:cstheme="majorHAnsi"/>
        </w:rPr>
        <w:t>.</w:t>
      </w:r>
      <w:r w:rsidR="00B72693" w:rsidRPr="001B22A9">
        <w:rPr>
          <w:rFonts w:asciiTheme="majorHAnsi" w:eastAsia="SimSun" w:hAnsiTheme="majorHAnsi" w:cstheme="majorHAnsi"/>
        </w:rPr>
        <w:t>Please explain the relationship between these two variables.</w:t>
      </w:r>
      <w:r w:rsidR="00096C7F" w:rsidRPr="001B22A9">
        <w:rPr>
          <w:rFonts w:asciiTheme="majorHAnsi" w:eastAsia="SimSun" w:hAnsiTheme="majorHAnsi" w:cstheme="majorHAnsi"/>
        </w:rPr>
        <w:t xml:space="preserve"> (0.5 pts)</w:t>
      </w:r>
    </w:p>
    <w:p w14:paraId="470E137F" w14:textId="77777777" w:rsidR="008B2FB8" w:rsidRPr="001B22A9" w:rsidRDefault="008B2FB8" w:rsidP="008B2FB8">
      <w:pPr>
        <w:pStyle w:val="ListParagraph"/>
        <w:widowControl w:val="0"/>
        <w:pBdr>
          <w:top w:val="nil"/>
          <w:left w:val="nil"/>
          <w:bottom w:val="nil"/>
          <w:right w:val="nil"/>
          <w:between w:val="nil"/>
        </w:pBdr>
        <w:rPr>
          <w:rFonts w:asciiTheme="majorHAnsi" w:eastAsia="Times New Roman" w:hAnsiTheme="majorHAnsi" w:cstheme="majorHAnsi"/>
        </w:rPr>
      </w:pPr>
    </w:p>
    <w:p w14:paraId="706C7F03" w14:textId="154D06E4" w:rsidR="00C64FCE" w:rsidRPr="001B22A9" w:rsidRDefault="00C64FCE" w:rsidP="008B2FB8">
      <w:pPr>
        <w:pStyle w:val="ListParagraph"/>
        <w:widowControl w:val="0"/>
        <w:pBdr>
          <w:top w:val="nil"/>
          <w:left w:val="nil"/>
          <w:bottom w:val="nil"/>
          <w:right w:val="nil"/>
          <w:between w:val="nil"/>
        </w:pBdr>
        <w:rPr>
          <w:rFonts w:asciiTheme="majorHAnsi" w:eastAsia="Times New Roman" w:hAnsiTheme="majorHAnsi" w:cstheme="majorHAnsi"/>
          <w:color w:val="FF0000"/>
        </w:rPr>
      </w:pPr>
      <w:r w:rsidRPr="001B22A9">
        <w:rPr>
          <w:rFonts w:asciiTheme="majorHAnsi" w:eastAsia="Times New Roman" w:hAnsiTheme="majorHAnsi" w:cstheme="majorHAnsi"/>
          <w:color w:val="FF0000"/>
        </w:rPr>
        <w:t>library(carData</w:t>
      </w:r>
      <w:proofErr w:type="gramStart"/>
      <w:r w:rsidRPr="001B22A9">
        <w:rPr>
          <w:rFonts w:asciiTheme="majorHAnsi" w:eastAsia="Times New Roman" w:hAnsiTheme="majorHAnsi" w:cstheme="majorHAnsi"/>
          <w:color w:val="FF0000"/>
        </w:rPr>
        <w:t>);library</w:t>
      </w:r>
      <w:proofErr w:type="gramEnd"/>
      <w:r w:rsidRPr="001B22A9">
        <w:rPr>
          <w:rFonts w:asciiTheme="majorHAnsi" w:eastAsia="Times New Roman" w:hAnsiTheme="majorHAnsi" w:cstheme="majorHAnsi"/>
          <w:color w:val="FF0000"/>
        </w:rPr>
        <w:t>(car);library(regclass);library(openintro);library(MASS)</w:t>
      </w:r>
    </w:p>
    <w:p w14:paraId="09E37C54" w14:textId="190D279D" w:rsidR="00C64FCE" w:rsidRPr="001B22A9" w:rsidRDefault="00C64FCE" w:rsidP="008B2FB8">
      <w:pPr>
        <w:pStyle w:val="ListParagraph"/>
        <w:widowControl w:val="0"/>
        <w:pBdr>
          <w:top w:val="nil"/>
          <w:left w:val="nil"/>
          <w:bottom w:val="nil"/>
          <w:right w:val="nil"/>
          <w:between w:val="nil"/>
        </w:pBdr>
        <w:rPr>
          <w:rFonts w:asciiTheme="majorHAnsi" w:eastAsia="Times New Roman" w:hAnsiTheme="majorHAnsi" w:cstheme="majorHAnsi"/>
          <w:color w:val="FF0000"/>
        </w:rPr>
      </w:pPr>
      <w:r w:rsidRPr="001B22A9">
        <w:rPr>
          <w:rFonts w:asciiTheme="majorHAnsi" w:eastAsia="Times New Roman" w:hAnsiTheme="majorHAnsi" w:cstheme="majorHAnsi"/>
          <w:color w:val="FF0000"/>
        </w:rPr>
        <w:t>evals = read.csv('evals.csv')</w:t>
      </w:r>
    </w:p>
    <w:p w14:paraId="53A09627" w14:textId="77777777" w:rsidR="00C64FCE" w:rsidRPr="001B22A9" w:rsidRDefault="00C64FCE" w:rsidP="00C64FCE">
      <w:pPr>
        <w:pStyle w:val="ListParagraph"/>
        <w:widowControl w:val="0"/>
        <w:pBdr>
          <w:top w:val="nil"/>
          <w:left w:val="nil"/>
          <w:bottom w:val="nil"/>
          <w:right w:val="nil"/>
          <w:between w:val="nil"/>
        </w:pBdr>
        <w:rPr>
          <w:rFonts w:asciiTheme="majorHAnsi" w:eastAsia="Times New Roman" w:hAnsiTheme="majorHAnsi" w:cstheme="majorHAnsi"/>
          <w:color w:val="FF0000"/>
        </w:rPr>
      </w:pPr>
      <w:r w:rsidRPr="001B22A9">
        <w:rPr>
          <w:rFonts w:asciiTheme="majorHAnsi" w:eastAsia="Times New Roman" w:hAnsiTheme="majorHAnsi" w:cstheme="majorHAnsi"/>
          <w:color w:val="FF0000"/>
        </w:rPr>
        <w:t>plot(evals$bty_avg~evals$bty_f1lower)</w:t>
      </w:r>
    </w:p>
    <w:p w14:paraId="52AD3BFF" w14:textId="77777777" w:rsidR="00C64FCE" w:rsidRPr="001B22A9" w:rsidRDefault="00C64FCE" w:rsidP="00C64FCE">
      <w:pPr>
        <w:pStyle w:val="ListParagraph"/>
        <w:widowControl w:val="0"/>
        <w:pBdr>
          <w:top w:val="nil"/>
          <w:left w:val="nil"/>
          <w:bottom w:val="nil"/>
          <w:right w:val="nil"/>
          <w:between w:val="nil"/>
        </w:pBdr>
        <w:rPr>
          <w:rFonts w:asciiTheme="majorHAnsi" w:eastAsia="Times New Roman" w:hAnsiTheme="majorHAnsi" w:cstheme="majorHAnsi"/>
        </w:rPr>
      </w:pPr>
    </w:p>
    <w:p w14:paraId="23CFE95F" w14:textId="6697F771" w:rsidR="00C64FCE" w:rsidRPr="001B22A9" w:rsidRDefault="00B34E74" w:rsidP="00C64FCE">
      <w:pPr>
        <w:pStyle w:val="ListParagraph"/>
        <w:widowControl w:val="0"/>
        <w:pBdr>
          <w:top w:val="nil"/>
          <w:left w:val="nil"/>
          <w:bottom w:val="nil"/>
          <w:right w:val="nil"/>
          <w:between w:val="nil"/>
        </w:pBdr>
        <w:rPr>
          <w:rFonts w:asciiTheme="majorHAnsi" w:eastAsia="Times New Roman" w:hAnsiTheme="majorHAnsi" w:cstheme="majorHAnsi"/>
        </w:rPr>
      </w:pPr>
      <w:r w:rsidRPr="001B22A9">
        <w:rPr>
          <w:rFonts w:asciiTheme="majorHAnsi" w:eastAsia="Times New Roman" w:hAnsiTheme="majorHAnsi" w:cstheme="majorHAnsi"/>
          <w:noProof/>
        </w:rPr>
        <w:lastRenderedPageBreak/>
        <w:drawing>
          <wp:inline distT="0" distB="0" distL="0" distR="0" wp14:anchorId="6EFC93EC" wp14:editId="34C28255">
            <wp:extent cx="5459506" cy="3374403"/>
            <wp:effectExtent l="0" t="0" r="1905" b="3810"/>
            <wp:docPr id="1509221122" name="Picture 1" descr="A graph with circl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21122" name="Picture 1" descr="A graph with circles and numbers&#10;&#10;AI-generated content may be incorrect."/>
                    <pic:cNvPicPr/>
                  </pic:nvPicPr>
                  <pic:blipFill rotWithShape="1">
                    <a:blip r:embed="rId5"/>
                    <a:srcRect t="10890" r="1006"/>
                    <a:stretch/>
                  </pic:blipFill>
                  <pic:spPr bwMode="auto">
                    <a:xfrm>
                      <a:off x="0" y="0"/>
                      <a:ext cx="5460112" cy="3374777"/>
                    </a:xfrm>
                    <a:prstGeom prst="rect">
                      <a:avLst/>
                    </a:prstGeom>
                    <a:ln>
                      <a:noFill/>
                    </a:ln>
                    <a:extLst>
                      <a:ext uri="{53640926-AAD7-44D8-BBD7-CCE9431645EC}">
                        <a14:shadowObscured xmlns:a14="http://schemas.microsoft.com/office/drawing/2010/main"/>
                      </a:ext>
                    </a:extLst>
                  </pic:spPr>
                </pic:pic>
              </a:graphicData>
            </a:graphic>
          </wp:inline>
        </w:drawing>
      </w:r>
    </w:p>
    <w:p w14:paraId="3985959D" w14:textId="77777777" w:rsidR="00C64FCE" w:rsidRPr="001B22A9" w:rsidRDefault="00C64FCE" w:rsidP="00C64FCE">
      <w:pPr>
        <w:pStyle w:val="ListParagraph"/>
        <w:widowControl w:val="0"/>
        <w:pBdr>
          <w:top w:val="nil"/>
          <w:left w:val="nil"/>
          <w:bottom w:val="nil"/>
          <w:right w:val="nil"/>
          <w:between w:val="nil"/>
        </w:pBdr>
        <w:rPr>
          <w:rFonts w:asciiTheme="majorHAnsi" w:eastAsia="Times New Roman" w:hAnsiTheme="majorHAnsi" w:cstheme="majorHAnsi"/>
        </w:rPr>
      </w:pPr>
    </w:p>
    <w:p w14:paraId="623172C4" w14:textId="4AE7285C" w:rsidR="00C64FCE" w:rsidRPr="001B22A9" w:rsidRDefault="00A3461B" w:rsidP="00EF1C4C">
      <w:pPr>
        <w:widowControl w:val="0"/>
        <w:pBdr>
          <w:top w:val="nil"/>
          <w:left w:val="nil"/>
          <w:bottom w:val="nil"/>
          <w:right w:val="nil"/>
          <w:between w:val="nil"/>
        </w:pBdr>
        <w:ind w:left="720" w:right="720"/>
        <w:rPr>
          <w:rFonts w:asciiTheme="majorHAnsi" w:hAnsiTheme="majorHAnsi" w:cstheme="majorHAnsi"/>
          <w:kern w:val="2"/>
          <w:lang w:val="en-US" w:eastAsia="zh-CN"/>
          <w14:ligatures w14:val="standardContextual"/>
        </w:rPr>
      </w:pPr>
      <w:r w:rsidRPr="001B22A9">
        <w:rPr>
          <w:rFonts w:asciiTheme="majorHAnsi" w:hAnsiTheme="majorHAnsi" w:cstheme="majorHAnsi"/>
          <w:color w:val="FF0000"/>
        </w:rPr>
        <w:t xml:space="preserve">The scatterplot shows relationship between </w:t>
      </w:r>
      <w:r w:rsidR="00722880" w:rsidRPr="001B22A9">
        <w:rPr>
          <w:rFonts w:asciiTheme="majorHAnsi" w:hAnsiTheme="majorHAnsi" w:cstheme="majorHAnsi"/>
          <w:color w:val="FF0000"/>
        </w:rPr>
        <w:t>beauty rating of professor from</w:t>
      </w:r>
      <w:r w:rsidR="00CC7080">
        <w:rPr>
          <w:rFonts w:asciiTheme="majorHAnsi" w:hAnsiTheme="majorHAnsi" w:cstheme="majorHAnsi"/>
          <w:color w:val="FF0000"/>
        </w:rPr>
        <w:t xml:space="preserve"> </w:t>
      </w:r>
      <w:r w:rsidR="00EF1C4C" w:rsidRPr="001B22A9">
        <w:rPr>
          <w:rFonts w:asciiTheme="majorHAnsi" w:hAnsiTheme="majorHAnsi" w:cstheme="majorHAnsi"/>
          <w:color w:val="FF0000"/>
        </w:rPr>
        <w:t xml:space="preserve">the </w:t>
      </w:r>
      <w:r w:rsidR="00722880" w:rsidRPr="001B22A9">
        <w:rPr>
          <w:rFonts w:asciiTheme="majorHAnsi" w:hAnsiTheme="majorHAnsi" w:cstheme="majorHAnsi"/>
          <w:color w:val="FF0000"/>
        </w:rPr>
        <w:t>lower level female</w:t>
      </w:r>
      <w:r w:rsidRPr="001B22A9">
        <w:rPr>
          <w:rFonts w:asciiTheme="majorHAnsi" w:hAnsiTheme="majorHAnsi" w:cstheme="majorHAnsi"/>
          <w:color w:val="FF0000"/>
        </w:rPr>
        <w:t>(</w:t>
      </w:r>
      <w:r w:rsidR="00722880" w:rsidRPr="001B22A9">
        <w:rPr>
          <w:rFonts w:asciiTheme="majorHAnsi" w:hAnsiTheme="majorHAnsi" w:cstheme="majorHAnsi"/>
          <w:color w:val="FF0000"/>
        </w:rPr>
        <w:t xml:space="preserve"> (1) lowest - (10) highest</w:t>
      </w:r>
      <w:r w:rsidRPr="001B22A9">
        <w:rPr>
          <w:rFonts w:asciiTheme="majorHAnsi" w:hAnsiTheme="majorHAnsi" w:cstheme="majorHAnsi"/>
          <w:color w:val="FF0000"/>
        </w:rPr>
        <w:t xml:space="preserve">) </w:t>
      </w:r>
      <w:r w:rsidR="00822FC9" w:rsidRPr="001B22A9">
        <w:rPr>
          <w:rFonts w:asciiTheme="majorHAnsi" w:hAnsiTheme="majorHAnsi" w:cstheme="majorHAnsi"/>
          <w:color w:val="FF0000"/>
        </w:rPr>
        <w:t xml:space="preserve">” bty_f1lower” </w:t>
      </w:r>
      <w:r w:rsidRPr="001B22A9">
        <w:rPr>
          <w:rFonts w:asciiTheme="majorHAnsi" w:hAnsiTheme="majorHAnsi" w:cstheme="majorHAnsi"/>
          <w:color w:val="FF0000"/>
        </w:rPr>
        <w:t xml:space="preserve">and </w:t>
      </w:r>
      <w:r w:rsidR="00EF1C4C" w:rsidRPr="001B22A9">
        <w:rPr>
          <w:rFonts w:asciiTheme="majorHAnsi" w:hAnsiTheme="majorHAnsi" w:cstheme="majorHAnsi"/>
          <w:color w:val="FF0000"/>
        </w:rPr>
        <w:t xml:space="preserve">“bty_avg”, the </w:t>
      </w:r>
      <w:r w:rsidR="00722880" w:rsidRPr="001B22A9">
        <w:rPr>
          <w:rFonts w:asciiTheme="majorHAnsi" w:hAnsiTheme="majorHAnsi" w:cstheme="majorHAnsi"/>
          <w:color w:val="FF0000"/>
        </w:rPr>
        <w:t>average beauty rating of professor.</w:t>
      </w:r>
      <w:r w:rsidR="00FC52E6" w:rsidRPr="001B22A9">
        <w:rPr>
          <w:rFonts w:asciiTheme="majorHAnsi" w:hAnsiTheme="majorHAnsi" w:cstheme="majorHAnsi"/>
          <w:color w:val="FF0000"/>
        </w:rPr>
        <w:t>There is a positive corelation between both variables.</w:t>
      </w:r>
      <w:r w:rsidR="00F521FC" w:rsidRPr="001B22A9">
        <w:rPr>
          <w:rFonts w:asciiTheme="majorHAnsi" w:hAnsiTheme="majorHAnsi" w:cstheme="majorHAnsi"/>
          <w:color w:val="FF0000"/>
        </w:rPr>
        <w:t xml:space="preserve"> The discreteness in the dataset is observed </w:t>
      </w:r>
      <w:r w:rsidR="003F0A2E" w:rsidRPr="001B22A9">
        <w:rPr>
          <w:rFonts w:asciiTheme="majorHAnsi" w:hAnsiTheme="majorHAnsi" w:cstheme="majorHAnsi"/>
          <w:color w:val="FF0000"/>
        </w:rPr>
        <w:t xml:space="preserve">as </w:t>
      </w:r>
      <w:r w:rsidR="00F521FC" w:rsidRPr="001B22A9">
        <w:rPr>
          <w:rFonts w:asciiTheme="majorHAnsi" w:hAnsiTheme="majorHAnsi" w:cstheme="majorHAnsi"/>
          <w:color w:val="FF0000"/>
        </w:rPr>
        <w:t xml:space="preserve">beauty ratings are given on a </w:t>
      </w:r>
      <w:r w:rsidR="00F521FC" w:rsidRPr="001B22A9">
        <w:rPr>
          <w:rStyle w:val="Strong"/>
          <w:rFonts w:asciiTheme="majorHAnsi" w:hAnsiTheme="majorHAnsi" w:cstheme="majorHAnsi"/>
          <w:b w:val="0"/>
          <w:bCs w:val="0"/>
          <w:color w:val="FF0000"/>
        </w:rPr>
        <w:t>1 to 10 scale</w:t>
      </w:r>
      <w:r w:rsidR="003F0A2E" w:rsidRPr="001B22A9">
        <w:rPr>
          <w:rFonts w:asciiTheme="majorHAnsi" w:hAnsiTheme="majorHAnsi" w:cstheme="majorHAnsi"/>
          <w:color w:val="FF0000"/>
        </w:rPr>
        <w:t xml:space="preserve">. </w:t>
      </w:r>
      <w:r w:rsidR="00A755C1" w:rsidRPr="001B22A9">
        <w:rPr>
          <w:rFonts w:asciiTheme="majorHAnsi" w:hAnsiTheme="majorHAnsi" w:cstheme="majorHAnsi"/>
          <w:color w:val="FF0000"/>
        </w:rPr>
        <w:t xml:space="preserve">Additionally, it means that </w:t>
      </w:r>
      <w:r w:rsidR="00466C00" w:rsidRPr="001B22A9">
        <w:rPr>
          <w:rFonts w:asciiTheme="majorHAnsi" w:hAnsiTheme="majorHAnsi" w:cstheme="majorHAnsi"/>
          <w:color w:val="FF0000"/>
        </w:rPr>
        <w:t xml:space="preserve">similar ratings were given to the professor by multiple students. </w:t>
      </w:r>
      <w:r w:rsidR="00EF55E2" w:rsidRPr="001B22A9">
        <w:rPr>
          <w:rFonts w:asciiTheme="majorHAnsi" w:hAnsiTheme="majorHAnsi" w:cstheme="majorHAnsi"/>
          <w:color w:val="FF0000"/>
        </w:rPr>
        <w:t xml:space="preserve">There are diffferent values </w:t>
      </w:r>
      <w:r w:rsidR="00EF1C4C" w:rsidRPr="001B22A9">
        <w:rPr>
          <w:rFonts w:asciiTheme="majorHAnsi" w:hAnsiTheme="majorHAnsi" w:cstheme="majorHAnsi"/>
          <w:color w:val="FF0000"/>
        </w:rPr>
        <w:t xml:space="preserve">of bty_avg against </w:t>
      </w:r>
      <w:r w:rsidR="00EF55E2" w:rsidRPr="001B22A9">
        <w:rPr>
          <w:rFonts w:asciiTheme="majorHAnsi" w:hAnsiTheme="majorHAnsi" w:cstheme="majorHAnsi"/>
          <w:color w:val="FF0000"/>
        </w:rPr>
        <w:t>bty_f1lower</w:t>
      </w:r>
      <w:r w:rsidR="00EF1C4C" w:rsidRPr="001B22A9">
        <w:rPr>
          <w:rFonts w:asciiTheme="majorHAnsi" w:hAnsiTheme="majorHAnsi" w:cstheme="majorHAnsi"/>
          <w:color w:val="FF0000"/>
        </w:rPr>
        <w:t xml:space="preserve">. </w:t>
      </w:r>
      <w:r w:rsidR="00EF55E2" w:rsidRPr="001B22A9">
        <w:rPr>
          <w:rFonts w:asciiTheme="majorHAnsi" w:hAnsiTheme="majorHAnsi" w:cstheme="majorHAnsi"/>
          <w:kern w:val="2"/>
          <w:lang w:val="en-US" w:eastAsia="zh-CN"/>
          <w14:ligatures w14:val="standardContextual"/>
        </w:rPr>
        <w:t xml:space="preserve"> </w:t>
      </w:r>
    </w:p>
    <w:p w14:paraId="37422E18" w14:textId="77777777" w:rsidR="00C64FCE" w:rsidRPr="001B22A9" w:rsidRDefault="00C64FCE" w:rsidP="00C64FCE">
      <w:pPr>
        <w:pStyle w:val="ListParagraph"/>
        <w:widowControl w:val="0"/>
        <w:pBdr>
          <w:top w:val="nil"/>
          <w:left w:val="nil"/>
          <w:bottom w:val="nil"/>
          <w:right w:val="nil"/>
          <w:between w:val="nil"/>
        </w:pBdr>
        <w:spacing w:line="276" w:lineRule="auto"/>
        <w:jc w:val="both"/>
        <w:rPr>
          <w:rFonts w:asciiTheme="majorHAnsi" w:eastAsia="Times New Roman" w:hAnsiTheme="majorHAnsi" w:cstheme="majorHAnsi"/>
        </w:rPr>
      </w:pPr>
    </w:p>
    <w:p w14:paraId="75900EBD" w14:textId="49B75CC4" w:rsidR="00672F8F" w:rsidRPr="001B22A9" w:rsidRDefault="000A1A47" w:rsidP="00B72693">
      <w:pPr>
        <w:pStyle w:val="HTMLPreformatted"/>
        <w:numPr>
          <w:ilvl w:val="0"/>
          <w:numId w:val="5"/>
        </w:numPr>
        <w:shd w:val="clear" w:color="auto" w:fill="FFFFFF"/>
        <w:spacing w:after="160" w:line="276" w:lineRule="auto"/>
        <w:jc w:val="both"/>
        <w:rPr>
          <w:rFonts w:asciiTheme="majorHAnsi" w:hAnsiTheme="majorHAnsi" w:cstheme="majorHAnsi"/>
          <w:kern w:val="2"/>
          <w:sz w:val="24"/>
          <w:szCs w:val="24"/>
          <w:lang w:eastAsia="zh-CN"/>
          <w14:ligatures w14:val="standardContextual"/>
        </w:rPr>
      </w:pPr>
      <w:r w:rsidRPr="001B22A9">
        <w:rPr>
          <w:rFonts w:asciiTheme="majorHAnsi" w:hAnsiTheme="majorHAnsi" w:cstheme="majorHAnsi"/>
          <w:kern w:val="2"/>
          <w:sz w:val="24"/>
          <w:szCs w:val="24"/>
          <w:lang w:eastAsia="zh-CN"/>
          <w14:ligatures w14:val="standardContextual"/>
        </w:rPr>
        <w:t xml:space="preserve">Using </w:t>
      </w:r>
      <w:proofErr w:type="gramStart"/>
      <w:r w:rsidR="00B72693" w:rsidRPr="001B22A9">
        <w:rPr>
          <w:rFonts w:asciiTheme="majorHAnsi" w:eastAsia="SimSun" w:hAnsiTheme="majorHAnsi" w:cstheme="majorHAnsi"/>
          <w:b/>
          <w:bCs/>
          <w:kern w:val="2"/>
          <w:sz w:val="24"/>
          <w:szCs w:val="24"/>
          <w:lang w:eastAsia="zh-CN"/>
          <w14:ligatures w14:val="standardContextual"/>
        </w:rPr>
        <w:t>car::</w:t>
      </w:r>
      <w:proofErr w:type="spellStart"/>
      <w:proofErr w:type="gramEnd"/>
      <w:r w:rsidRPr="001B22A9">
        <w:rPr>
          <w:rFonts w:asciiTheme="majorHAnsi" w:hAnsiTheme="majorHAnsi" w:cstheme="majorHAnsi"/>
          <w:b/>
          <w:bCs/>
          <w:kern w:val="2"/>
          <w:sz w:val="24"/>
          <w:szCs w:val="24"/>
          <w:lang w:eastAsia="zh-CN"/>
          <w14:ligatures w14:val="standardContextual"/>
        </w:rPr>
        <w:t>vif</w:t>
      </w:r>
      <w:proofErr w:type="spellEnd"/>
      <w:r w:rsidRPr="001B22A9">
        <w:rPr>
          <w:rFonts w:asciiTheme="majorHAnsi" w:hAnsiTheme="majorHAnsi" w:cstheme="majorHAnsi"/>
          <w:b/>
          <w:bCs/>
          <w:kern w:val="2"/>
          <w:sz w:val="24"/>
          <w:szCs w:val="24"/>
          <w:lang w:eastAsia="zh-CN"/>
          <w14:ligatures w14:val="standardContextual"/>
        </w:rPr>
        <w:t xml:space="preserve">() </w:t>
      </w:r>
      <w:r w:rsidRPr="001B22A9">
        <w:rPr>
          <w:rFonts w:asciiTheme="majorHAnsi" w:hAnsiTheme="majorHAnsi" w:cstheme="majorHAnsi"/>
          <w:kern w:val="2"/>
          <w:sz w:val="24"/>
          <w:szCs w:val="24"/>
          <w:lang w:eastAsia="zh-CN"/>
          <w14:ligatures w14:val="standardContextual"/>
        </w:rPr>
        <w:t xml:space="preserve">function to check the multicollinearity for independent variables (bty_f1lower,bty_f1upper,bty_f2upper, bty_m1lower, bty_m1upper, bty_m2upper, </w:t>
      </w:r>
      <w:proofErr w:type="spellStart"/>
      <w:r w:rsidRPr="001B22A9">
        <w:rPr>
          <w:rFonts w:asciiTheme="majorHAnsi" w:hAnsiTheme="majorHAnsi" w:cstheme="majorHAnsi"/>
          <w:kern w:val="2"/>
          <w:sz w:val="24"/>
          <w:szCs w:val="24"/>
          <w:lang w:eastAsia="zh-CN"/>
          <w14:ligatures w14:val="standardContextual"/>
        </w:rPr>
        <w:t>bty_avg</w:t>
      </w:r>
      <w:proofErr w:type="spellEnd"/>
      <w:r w:rsidRPr="001B22A9">
        <w:rPr>
          <w:rFonts w:asciiTheme="majorHAnsi" w:hAnsiTheme="majorHAnsi" w:cstheme="majorHAnsi"/>
          <w:kern w:val="2"/>
          <w:sz w:val="24"/>
          <w:szCs w:val="24"/>
          <w:lang w:eastAsia="zh-CN"/>
          <w14:ligatures w14:val="standardContextual"/>
        </w:rPr>
        <w:t>)</w:t>
      </w:r>
      <w:r w:rsidR="00096C7F" w:rsidRPr="001B22A9">
        <w:rPr>
          <w:rFonts w:asciiTheme="majorHAnsi" w:eastAsia="SimSun" w:hAnsiTheme="majorHAnsi" w:cstheme="majorHAnsi"/>
          <w:kern w:val="2"/>
          <w:sz w:val="24"/>
          <w:szCs w:val="24"/>
          <w:lang w:eastAsia="zh-CN"/>
          <w14:ligatures w14:val="standardContextual"/>
        </w:rPr>
        <w:t xml:space="preserve"> and dependent variable(score)</w:t>
      </w:r>
      <w:r w:rsidRPr="001B22A9">
        <w:rPr>
          <w:rFonts w:asciiTheme="majorHAnsi" w:hAnsiTheme="majorHAnsi" w:cstheme="majorHAnsi"/>
          <w:kern w:val="2"/>
          <w:sz w:val="24"/>
          <w:szCs w:val="24"/>
          <w:lang w:eastAsia="zh-CN"/>
          <w14:ligatures w14:val="standardContextual"/>
        </w:rPr>
        <w:t>.</w:t>
      </w:r>
      <w:r w:rsidR="00096C7F" w:rsidRPr="001B22A9">
        <w:rPr>
          <w:rFonts w:asciiTheme="majorHAnsi" w:eastAsia="SimSun" w:hAnsiTheme="majorHAnsi" w:cstheme="majorHAnsi"/>
          <w:kern w:val="2"/>
          <w:sz w:val="24"/>
          <w:szCs w:val="24"/>
          <w:lang w:eastAsia="zh-CN"/>
          <w14:ligatures w14:val="standardContextual"/>
        </w:rPr>
        <w:t xml:space="preserve"> </w:t>
      </w:r>
      <w:r w:rsidR="00D87BA9" w:rsidRPr="001B22A9">
        <w:rPr>
          <w:rFonts w:asciiTheme="majorHAnsi" w:eastAsia="SimSun" w:hAnsiTheme="majorHAnsi" w:cstheme="majorHAnsi"/>
          <w:kern w:val="2"/>
          <w:sz w:val="24"/>
          <w:szCs w:val="24"/>
          <w:lang w:eastAsia="zh-CN"/>
          <w14:ligatures w14:val="standardContextual"/>
        </w:rPr>
        <w:t xml:space="preserve">Please illustrate the multicollinearity relationship among them and </w:t>
      </w:r>
      <w:r w:rsidR="00B72693" w:rsidRPr="001B22A9">
        <w:rPr>
          <w:rFonts w:asciiTheme="majorHAnsi" w:eastAsia="SimSun" w:hAnsiTheme="majorHAnsi" w:cstheme="majorHAnsi"/>
          <w:kern w:val="2"/>
          <w:sz w:val="24"/>
          <w:szCs w:val="24"/>
          <w:lang w:eastAsia="zh-CN"/>
          <w14:ligatures w14:val="standardContextual"/>
        </w:rPr>
        <w:t>justify</w:t>
      </w:r>
      <w:r w:rsidR="00D87BA9" w:rsidRPr="001B22A9">
        <w:rPr>
          <w:rFonts w:asciiTheme="majorHAnsi" w:eastAsia="SimSun" w:hAnsiTheme="majorHAnsi" w:cstheme="majorHAnsi"/>
          <w:kern w:val="2"/>
          <w:sz w:val="24"/>
          <w:szCs w:val="24"/>
          <w:lang w:eastAsia="zh-CN"/>
          <w14:ligatures w14:val="standardContextual"/>
        </w:rPr>
        <w:t xml:space="preserve"> the reason that use the average beauty score (</w:t>
      </w:r>
      <w:proofErr w:type="spellStart"/>
      <w:r w:rsidR="00D87BA9" w:rsidRPr="001B22A9">
        <w:rPr>
          <w:rFonts w:asciiTheme="majorHAnsi" w:hAnsiTheme="majorHAnsi" w:cstheme="majorHAnsi"/>
          <w:kern w:val="2"/>
          <w:sz w:val="24"/>
          <w:szCs w:val="24"/>
          <w:lang w:eastAsia="zh-CN"/>
          <w14:ligatures w14:val="standardContextual"/>
        </w:rPr>
        <w:t>bty_avg</w:t>
      </w:r>
      <w:proofErr w:type="spellEnd"/>
      <w:r w:rsidR="00D87BA9" w:rsidRPr="001B22A9">
        <w:rPr>
          <w:rFonts w:asciiTheme="majorHAnsi" w:eastAsia="SimSun" w:hAnsiTheme="majorHAnsi" w:cstheme="majorHAnsi"/>
          <w:kern w:val="2"/>
          <w:sz w:val="24"/>
          <w:szCs w:val="24"/>
          <w:lang w:eastAsia="zh-CN"/>
          <w14:ligatures w14:val="standardContextual"/>
        </w:rPr>
        <w:t xml:space="preserve">) as a single representative of these variables. </w:t>
      </w:r>
      <w:r w:rsidR="00096C7F" w:rsidRPr="001B22A9">
        <w:rPr>
          <w:rFonts w:asciiTheme="majorHAnsi" w:eastAsia="SimSun" w:hAnsiTheme="majorHAnsi" w:cstheme="majorHAnsi"/>
          <w:kern w:val="2"/>
          <w:sz w:val="24"/>
          <w:szCs w:val="24"/>
          <w:lang w:eastAsia="zh-CN"/>
          <w14:ligatures w14:val="standardContextual"/>
        </w:rPr>
        <w:t>(1 pts)</w:t>
      </w:r>
    </w:p>
    <w:p w14:paraId="356D0415" w14:textId="77777777" w:rsidR="00C64FCE" w:rsidRPr="001B22A9" w:rsidRDefault="00C64FCE" w:rsidP="001B5A4E">
      <w:pPr>
        <w:widowControl w:val="0"/>
        <w:pBdr>
          <w:top w:val="nil"/>
          <w:left w:val="nil"/>
          <w:bottom w:val="nil"/>
          <w:right w:val="nil"/>
          <w:between w:val="nil"/>
        </w:pBdr>
        <w:rPr>
          <w:rFonts w:asciiTheme="majorHAnsi" w:hAnsiTheme="majorHAnsi" w:cstheme="majorHAnsi"/>
          <w:color w:val="FF0000"/>
        </w:rPr>
      </w:pPr>
      <w:r w:rsidRPr="001B22A9">
        <w:rPr>
          <w:rFonts w:asciiTheme="majorHAnsi" w:hAnsiTheme="majorHAnsi" w:cstheme="majorHAnsi"/>
          <w:color w:val="FF0000"/>
        </w:rPr>
        <w:t>lm01 = lm(score ~bty_f1lower+bty_f1upper+bty_f2upper+ bty_m1lower+ bty_m1upper+ bty_m2upper+bty_avg, data = evals)</w:t>
      </w:r>
    </w:p>
    <w:p w14:paraId="32426250" w14:textId="77777777" w:rsidR="00C64FCE" w:rsidRPr="001B22A9" w:rsidRDefault="00C64FCE" w:rsidP="001B5A4E">
      <w:pPr>
        <w:widowControl w:val="0"/>
        <w:pBdr>
          <w:top w:val="nil"/>
          <w:left w:val="nil"/>
          <w:bottom w:val="nil"/>
          <w:right w:val="nil"/>
          <w:between w:val="nil"/>
        </w:pBdr>
        <w:rPr>
          <w:rFonts w:asciiTheme="majorHAnsi" w:hAnsiTheme="majorHAnsi" w:cstheme="majorHAnsi"/>
          <w:color w:val="FF0000"/>
        </w:rPr>
      </w:pPr>
      <w:r w:rsidRPr="001B22A9">
        <w:rPr>
          <w:rFonts w:asciiTheme="majorHAnsi" w:hAnsiTheme="majorHAnsi" w:cstheme="majorHAnsi"/>
          <w:color w:val="FF0000"/>
        </w:rPr>
        <w:t>vif(lm01)</w:t>
      </w:r>
    </w:p>
    <w:p w14:paraId="7DC4CF5E" w14:textId="77777777" w:rsidR="000B44EC" w:rsidRPr="001B22A9" w:rsidRDefault="00837419" w:rsidP="001B5A4E">
      <w:pPr>
        <w:widowControl w:val="0"/>
        <w:pBdr>
          <w:top w:val="nil"/>
          <w:left w:val="nil"/>
          <w:bottom w:val="nil"/>
          <w:right w:val="nil"/>
          <w:between w:val="nil"/>
        </w:pBdr>
        <w:rPr>
          <w:rFonts w:asciiTheme="majorHAnsi" w:hAnsiTheme="majorHAnsi" w:cstheme="majorHAnsi"/>
          <w:color w:val="FF0000"/>
        </w:rPr>
      </w:pPr>
      <w:r w:rsidRPr="001B22A9">
        <w:rPr>
          <w:rFonts w:asciiTheme="majorHAnsi" w:hAnsiTheme="majorHAnsi" w:cstheme="majorHAnsi"/>
          <w:color w:val="FF0000"/>
        </w:rPr>
        <w:t xml:space="preserve">Variance inflation </w:t>
      </w:r>
      <w:r w:rsidR="00130EDD" w:rsidRPr="001B22A9">
        <w:rPr>
          <w:rFonts w:asciiTheme="majorHAnsi" w:hAnsiTheme="majorHAnsi" w:cstheme="majorHAnsi"/>
          <w:color w:val="FF0000"/>
        </w:rPr>
        <w:t xml:space="preserve">factor </w:t>
      </w:r>
      <w:r w:rsidR="002019C1" w:rsidRPr="001B22A9">
        <w:rPr>
          <w:rFonts w:asciiTheme="majorHAnsi" w:hAnsiTheme="majorHAnsi" w:cstheme="majorHAnsi"/>
          <w:color w:val="FF0000"/>
        </w:rPr>
        <w:t xml:space="preserve">(VIF) </w:t>
      </w:r>
      <w:r w:rsidR="00130EDD" w:rsidRPr="001B22A9">
        <w:rPr>
          <w:rFonts w:asciiTheme="majorHAnsi" w:hAnsiTheme="majorHAnsi" w:cstheme="majorHAnsi"/>
          <w:color w:val="FF0000"/>
        </w:rPr>
        <w:t xml:space="preserve">function is used to check the colinearity </w:t>
      </w:r>
      <w:r w:rsidR="001E1CD3" w:rsidRPr="001B22A9">
        <w:rPr>
          <w:rFonts w:asciiTheme="majorHAnsi" w:hAnsiTheme="majorHAnsi" w:cstheme="majorHAnsi"/>
          <w:color w:val="FF0000"/>
        </w:rPr>
        <w:t xml:space="preserve">. VIF value tells how much </w:t>
      </w:r>
      <w:r w:rsidR="00214B94" w:rsidRPr="001B22A9">
        <w:rPr>
          <w:rFonts w:asciiTheme="majorHAnsi" w:hAnsiTheme="majorHAnsi" w:cstheme="majorHAnsi"/>
          <w:color w:val="FF0000"/>
        </w:rPr>
        <w:t xml:space="preserve">variance </w:t>
      </w:r>
      <w:r w:rsidR="00095247" w:rsidRPr="001B22A9">
        <w:rPr>
          <w:rFonts w:asciiTheme="majorHAnsi" w:hAnsiTheme="majorHAnsi" w:cstheme="majorHAnsi"/>
          <w:color w:val="FF0000"/>
        </w:rPr>
        <w:t>is increased because of multicollinearity.</w:t>
      </w:r>
      <w:r w:rsidR="00AD28C6" w:rsidRPr="001B22A9">
        <w:rPr>
          <w:rFonts w:asciiTheme="majorHAnsi" w:hAnsiTheme="majorHAnsi" w:cstheme="majorHAnsi"/>
          <w:color w:val="FF0000"/>
        </w:rPr>
        <w:t xml:space="preserve"> Multicollinearity occurs between independent variables</w:t>
      </w:r>
      <w:r w:rsidR="007C1A28" w:rsidRPr="001B22A9">
        <w:rPr>
          <w:rFonts w:asciiTheme="majorHAnsi" w:hAnsiTheme="majorHAnsi" w:cstheme="majorHAnsi"/>
          <w:color w:val="FF0000"/>
        </w:rPr>
        <w:t>,</w:t>
      </w:r>
      <w:r w:rsidR="00AD28C6" w:rsidRPr="001B22A9">
        <w:rPr>
          <w:rFonts w:asciiTheme="majorHAnsi" w:hAnsiTheme="majorHAnsi" w:cstheme="majorHAnsi"/>
          <w:color w:val="FF0000"/>
        </w:rPr>
        <w:t xml:space="preserve"> </w:t>
      </w:r>
      <w:r w:rsidR="002D5A8B" w:rsidRPr="001B22A9">
        <w:rPr>
          <w:rFonts w:asciiTheme="majorHAnsi" w:hAnsiTheme="majorHAnsi" w:cstheme="majorHAnsi"/>
          <w:color w:val="FF0000"/>
        </w:rPr>
        <w:t xml:space="preserve">when </w:t>
      </w:r>
      <w:r w:rsidR="007C1A28" w:rsidRPr="001B22A9">
        <w:rPr>
          <w:rFonts w:asciiTheme="majorHAnsi" w:hAnsiTheme="majorHAnsi" w:cstheme="majorHAnsi"/>
          <w:color w:val="FF0000"/>
        </w:rPr>
        <w:t>variables are highly correlated</w:t>
      </w:r>
      <w:r w:rsidR="00AD28C6" w:rsidRPr="001B22A9">
        <w:rPr>
          <w:rFonts w:asciiTheme="majorHAnsi" w:hAnsiTheme="majorHAnsi" w:cstheme="majorHAnsi"/>
          <w:color w:val="FF0000"/>
        </w:rPr>
        <w:t xml:space="preserve"> </w:t>
      </w:r>
      <w:r w:rsidR="007C1A28" w:rsidRPr="001B22A9">
        <w:rPr>
          <w:rFonts w:asciiTheme="majorHAnsi" w:hAnsiTheme="majorHAnsi" w:cstheme="majorHAnsi"/>
          <w:color w:val="FF0000"/>
        </w:rPr>
        <w:t xml:space="preserve">in </w:t>
      </w:r>
      <w:r w:rsidR="00AD28C6" w:rsidRPr="001B22A9">
        <w:rPr>
          <w:rFonts w:asciiTheme="majorHAnsi" w:hAnsiTheme="majorHAnsi" w:cstheme="majorHAnsi"/>
          <w:color w:val="FF0000"/>
        </w:rPr>
        <w:t>a regression model</w:t>
      </w:r>
      <w:r w:rsidR="007C1A28" w:rsidRPr="001B22A9">
        <w:rPr>
          <w:rFonts w:asciiTheme="majorHAnsi" w:hAnsiTheme="majorHAnsi" w:cstheme="majorHAnsi"/>
          <w:color w:val="FF0000"/>
        </w:rPr>
        <w:t xml:space="preserve">. </w:t>
      </w:r>
      <w:r w:rsidR="002019C1" w:rsidRPr="001B22A9">
        <w:rPr>
          <w:rFonts w:asciiTheme="majorHAnsi" w:hAnsiTheme="majorHAnsi" w:cstheme="majorHAnsi"/>
          <w:color w:val="FF0000"/>
        </w:rPr>
        <w:t xml:space="preserve">Following is the VIF values </w:t>
      </w:r>
    </w:p>
    <w:p w14:paraId="60FF4626" w14:textId="19237B17" w:rsidR="00837419" w:rsidRPr="001B22A9" w:rsidRDefault="000B44EC" w:rsidP="004F562C">
      <w:pPr>
        <w:widowControl w:val="0"/>
        <w:pBdr>
          <w:top w:val="nil"/>
          <w:left w:val="nil"/>
          <w:bottom w:val="nil"/>
          <w:right w:val="nil"/>
          <w:between w:val="nil"/>
        </w:pBdr>
        <w:rPr>
          <w:rFonts w:asciiTheme="majorHAnsi" w:hAnsiTheme="majorHAnsi" w:cstheme="majorHAnsi"/>
          <w:color w:val="FF0000"/>
        </w:rPr>
      </w:pPr>
      <w:r w:rsidRPr="001B22A9">
        <w:rPr>
          <w:rFonts w:asciiTheme="majorHAnsi" w:hAnsiTheme="majorHAnsi" w:cstheme="majorHAnsi"/>
          <w:noProof/>
          <w:color w:val="FF0000"/>
        </w:rPr>
        <w:lastRenderedPageBreak/>
        <w:drawing>
          <wp:inline distT="0" distB="0" distL="0" distR="0" wp14:anchorId="5E1EB7F3" wp14:editId="31F91055">
            <wp:extent cx="5755341" cy="825170"/>
            <wp:effectExtent l="0" t="0" r="0" b="635"/>
            <wp:docPr id="911459350" name="Picture 1" descr="A blu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59350" name="Picture 1" descr="A blue rectangle with black text&#10;&#10;AI-generated content may be incorrect."/>
                    <pic:cNvPicPr/>
                  </pic:nvPicPr>
                  <pic:blipFill rotWithShape="1">
                    <a:blip r:embed="rId6"/>
                    <a:srcRect t="11146"/>
                    <a:stretch/>
                  </pic:blipFill>
                  <pic:spPr bwMode="auto">
                    <a:xfrm>
                      <a:off x="0" y="0"/>
                      <a:ext cx="5788246" cy="829888"/>
                    </a:xfrm>
                    <a:prstGeom prst="rect">
                      <a:avLst/>
                    </a:prstGeom>
                    <a:ln>
                      <a:noFill/>
                    </a:ln>
                    <a:extLst>
                      <a:ext uri="{53640926-AAD7-44D8-BBD7-CCE9431645EC}">
                        <a14:shadowObscured xmlns:a14="http://schemas.microsoft.com/office/drawing/2010/main"/>
                      </a:ext>
                    </a:extLst>
                  </pic:spPr>
                </pic:pic>
              </a:graphicData>
            </a:graphic>
          </wp:inline>
        </w:drawing>
      </w:r>
      <w:r w:rsidR="002019C1" w:rsidRPr="001B22A9">
        <w:rPr>
          <w:rFonts w:asciiTheme="majorHAnsi" w:hAnsiTheme="majorHAnsi" w:cstheme="majorHAnsi"/>
          <w:color w:val="FF0000"/>
        </w:rPr>
        <w:br/>
      </w:r>
      <w:r w:rsidR="002019C1" w:rsidRPr="001B22A9">
        <w:rPr>
          <w:rFonts w:asciiTheme="majorHAnsi" w:hAnsiTheme="majorHAnsi" w:cstheme="majorHAnsi"/>
          <w:color w:val="FF0000"/>
        </w:rPr>
        <w:br/>
      </w:r>
      <w:r w:rsidRPr="001B22A9">
        <w:rPr>
          <w:rFonts w:asciiTheme="majorHAnsi" w:hAnsiTheme="majorHAnsi" w:cstheme="majorHAnsi"/>
          <w:color w:val="FF0000"/>
        </w:rPr>
        <w:t xml:space="preserve">All values are above 10. </w:t>
      </w:r>
      <w:r w:rsidR="00850E0B" w:rsidRPr="001B22A9">
        <w:rPr>
          <w:rFonts w:asciiTheme="majorHAnsi" w:hAnsiTheme="majorHAnsi" w:cstheme="majorHAnsi"/>
          <w:color w:val="FF0000"/>
        </w:rPr>
        <w:t>When the VIF value is above 10, it is a strong signal that there is severe multicollinearity. This means that the independent variables are very closely related, which can confuse the results of the analysis.</w:t>
      </w:r>
      <w:r w:rsidRPr="001B22A9">
        <w:rPr>
          <w:rFonts w:asciiTheme="majorHAnsi" w:hAnsiTheme="majorHAnsi" w:cstheme="majorHAnsi"/>
          <w:color w:val="FF0000"/>
        </w:rPr>
        <w:t xml:space="preserve"> </w:t>
      </w:r>
      <w:r w:rsidR="007006EE" w:rsidRPr="001B22A9">
        <w:rPr>
          <w:rFonts w:asciiTheme="majorHAnsi" w:hAnsiTheme="majorHAnsi" w:cstheme="majorHAnsi"/>
          <w:color w:val="FF0000"/>
        </w:rPr>
        <w:t xml:space="preserve">In this example, </w:t>
      </w:r>
      <w:r w:rsidR="006B7D10" w:rsidRPr="001B22A9">
        <w:rPr>
          <w:rFonts w:asciiTheme="majorHAnsi" w:hAnsiTheme="majorHAnsi" w:cstheme="majorHAnsi"/>
          <w:color w:val="FF0000"/>
        </w:rPr>
        <w:t xml:space="preserve">all variables are </w:t>
      </w:r>
      <w:r w:rsidR="001E0238" w:rsidRPr="001B22A9">
        <w:rPr>
          <w:rFonts w:asciiTheme="majorHAnsi" w:hAnsiTheme="majorHAnsi" w:cstheme="majorHAnsi"/>
          <w:color w:val="FF0000"/>
        </w:rPr>
        <w:t xml:space="preserve">different characteristics of beauty perception. </w:t>
      </w:r>
      <w:r w:rsidR="00D92A17" w:rsidRPr="001B22A9">
        <w:rPr>
          <w:rFonts w:asciiTheme="majorHAnsi" w:hAnsiTheme="majorHAnsi" w:cstheme="majorHAnsi"/>
          <w:color w:val="FF0000"/>
        </w:rPr>
        <w:t xml:space="preserve">In order to remove confusion, we can either combine </w:t>
      </w:r>
      <w:r w:rsidR="004F562C" w:rsidRPr="001B22A9">
        <w:rPr>
          <w:rFonts w:asciiTheme="majorHAnsi" w:hAnsiTheme="majorHAnsi" w:cstheme="majorHAnsi"/>
          <w:color w:val="FF0000"/>
        </w:rPr>
        <w:t xml:space="preserve">variables to a single variable. But as </w:t>
      </w:r>
      <w:r w:rsidR="00EB0986" w:rsidRPr="001B22A9">
        <w:rPr>
          <w:rFonts w:asciiTheme="majorHAnsi" w:hAnsiTheme="majorHAnsi" w:cstheme="majorHAnsi"/>
          <w:color w:val="FF0000"/>
        </w:rPr>
        <w:t xml:space="preserve">already </w:t>
      </w:r>
      <w:r w:rsidR="00EB0986" w:rsidRPr="001B22A9">
        <w:rPr>
          <w:rFonts w:asciiTheme="majorHAnsi" w:hAnsiTheme="majorHAnsi" w:cstheme="majorHAnsi"/>
          <w:color w:val="FF0000"/>
          <w:lang w:eastAsia="en-US"/>
        </w:rPr>
        <w:t xml:space="preserve">average beauty score is </w:t>
      </w:r>
      <w:r w:rsidR="007072ED" w:rsidRPr="001B22A9">
        <w:rPr>
          <w:rFonts w:asciiTheme="majorHAnsi" w:hAnsiTheme="majorHAnsi" w:cstheme="majorHAnsi"/>
          <w:color w:val="FF0000"/>
          <w:lang w:eastAsia="en-US"/>
        </w:rPr>
        <w:t xml:space="preserve">available in the data, </w:t>
      </w:r>
      <w:r w:rsidR="00652ACA" w:rsidRPr="001B22A9">
        <w:rPr>
          <w:rFonts w:asciiTheme="majorHAnsi" w:hAnsiTheme="majorHAnsi" w:cstheme="majorHAnsi"/>
          <w:color w:val="FF0000"/>
          <w:lang w:eastAsia="en-US"/>
        </w:rPr>
        <w:t xml:space="preserve">which is dependent on all variables we must use </w:t>
      </w:r>
      <w:r w:rsidR="00FA656F" w:rsidRPr="001B22A9">
        <w:rPr>
          <w:rFonts w:asciiTheme="majorHAnsi" w:hAnsiTheme="majorHAnsi" w:cstheme="majorHAnsi"/>
          <w:color w:val="FF0000"/>
          <w:lang w:eastAsia="en-US"/>
        </w:rPr>
        <w:t xml:space="preserve">bty_avg as a single variable. </w:t>
      </w:r>
    </w:p>
    <w:p w14:paraId="7E904FDE" w14:textId="59A4715C" w:rsidR="00C64FCE" w:rsidRPr="001B22A9" w:rsidRDefault="007006EE" w:rsidP="00FA656F">
      <w:pPr>
        <w:widowControl w:val="0"/>
        <w:pBdr>
          <w:top w:val="nil"/>
          <w:left w:val="nil"/>
          <w:bottom w:val="nil"/>
          <w:right w:val="nil"/>
          <w:between w:val="nil"/>
        </w:pBdr>
        <w:rPr>
          <w:rFonts w:asciiTheme="majorHAnsi" w:hAnsiTheme="majorHAnsi" w:cstheme="majorHAnsi"/>
          <w:color w:val="FF0000"/>
          <w:lang w:eastAsia="en-US"/>
        </w:rPr>
      </w:pPr>
      <w:r w:rsidRPr="001B22A9">
        <w:rPr>
          <w:rFonts w:asciiTheme="majorHAnsi" w:hAnsiTheme="majorHAnsi" w:cstheme="majorHAnsi"/>
          <w:color w:val="FF0000"/>
        </w:rPr>
        <w:t xml:space="preserve"> </w:t>
      </w:r>
    </w:p>
    <w:p w14:paraId="4B1746A2" w14:textId="156C5F7C" w:rsidR="00703E2C" w:rsidRPr="001B22A9" w:rsidRDefault="00B72693" w:rsidP="00B72693">
      <w:pPr>
        <w:pStyle w:val="ListParagraph"/>
        <w:widowControl w:val="0"/>
        <w:numPr>
          <w:ilvl w:val="0"/>
          <w:numId w:val="5"/>
        </w:numPr>
        <w:pBdr>
          <w:top w:val="nil"/>
          <w:left w:val="nil"/>
          <w:bottom w:val="nil"/>
          <w:right w:val="nil"/>
          <w:between w:val="nil"/>
        </w:pBdr>
        <w:spacing w:line="276" w:lineRule="auto"/>
        <w:contextualSpacing w:val="0"/>
        <w:jc w:val="both"/>
        <w:rPr>
          <w:rFonts w:asciiTheme="majorHAnsi" w:eastAsia="Times New Roman" w:hAnsiTheme="majorHAnsi" w:cstheme="majorHAnsi"/>
        </w:rPr>
      </w:pPr>
      <w:commentRangeStart w:id="0"/>
      <w:commentRangeStart w:id="1"/>
      <w:r w:rsidRPr="001B22A9">
        <w:rPr>
          <w:rFonts w:asciiTheme="majorHAnsi" w:eastAsia="SimSun" w:hAnsiTheme="majorHAnsi" w:cstheme="majorHAnsi"/>
        </w:rPr>
        <w:t xml:space="preserve">The model you finalized in Task1.a is a bivariate model. </w:t>
      </w:r>
      <w:commentRangeEnd w:id="0"/>
      <w:r w:rsidR="0083014F">
        <w:rPr>
          <w:rStyle w:val="CommentReference"/>
          <w:rFonts w:ascii="Times New Roman" w:eastAsia="Times New Roman" w:hAnsi="Times New Roman" w:cs="Times New Roman"/>
          <w:kern w:val="0"/>
          <w:lang w:eastAsia="en-GB"/>
          <w14:ligatures w14:val="none"/>
        </w:rPr>
        <w:commentReference w:id="0"/>
      </w:r>
      <w:commentRangeEnd w:id="1"/>
      <w:r w:rsidR="00CD0CBB">
        <w:rPr>
          <w:rStyle w:val="CommentReference"/>
          <w:rFonts w:ascii="Times New Roman" w:eastAsia="Times New Roman" w:hAnsi="Times New Roman" w:cs="Times New Roman"/>
          <w:kern w:val="0"/>
          <w:lang w:eastAsia="en-GB"/>
          <w14:ligatures w14:val="none"/>
        </w:rPr>
        <w:commentReference w:id="1"/>
      </w:r>
      <w:proofErr w:type="gramStart"/>
      <w:r w:rsidRPr="001B22A9">
        <w:rPr>
          <w:rFonts w:asciiTheme="majorHAnsi" w:eastAsia="Times New Roman" w:hAnsiTheme="majorHAnsi" w:cstheme="majorHAnsi"/>
        </w:rPr>
        <w:t>In order to</w:t>
      </w:r>
      <w:proofErr w:type="gramEnd"/>
      <w:r w:rsidRPr="001B22A9">
        <w:rPr>
          <w:rFonts w:asciiTheme="majorHAnsi" w:eastAsia="Times New Roman" w:hAnsiTheme="majorHAnsi" w:cstheme="majorHAnsi"/>
        </w:rPr>
        <w:t xml:space="preserve"> see if beauty is still a significant predictor of professor score after we’ve accounted for the gender of the professor, we can add the gender term</w:t>
      </w:r>
      <w:r w:rsidRPr="001B22A9">
        <w:rPr>
          <w:rFonts w:asciiTheme="majorHAnsi" w:eastAsia="SimSun" w:hAnsiTheme="majorHAnsi" w:cstheme="majorHAnsi"/>
        </w:rPr>
        <w:t xml:space="preserve"> (gender)</w:t>
      </w:r>
      <w:r w:rsidRPr="001B22A9">
        <w:rPr>
          <w:rFonts w:asciiTheme="majorHAnsi" w:eastAsia="Times New Roman" w:hAnsiTheme="majorHAnsi" w:cstheme="majorHAnsi"/>
        </w:rPr>
        <w:t xml:space="preserve"> into the model.</w:t>
      </w:r>
      <w:r w:rsidR="00096C7F" w:rsidRPr="001B22A9">
        <w:rPr>
          <w:rFonts w:asciiTheme="majorHAnsi" w:eastAsia="SimSun" w:hAnsiTheme="majorHAnsi" w:cstheme="majorHAnsi"/>
        </w:rPr>
        <w:t xml:space="preserve"> (0.5 pts)</w:t>
      </w:r>
    </w:p>
    <w:p w14:paraId="52D3DAC5" w14:textId="77777777" w:rsidR="00C64FCE" w:rsidRPr="001B22A9" w:rsidRDefault="00C64FCE" w:rsidP="00C64FCE">
      <w:pPr>
        <w:pStyle w:val="ListParagraph"/>
        <w:widowControl w:val="0"/>
        <w:pBdr>
          <w:top w:val="nil"/>
          <w:left w:val="nil"/>
          <w:bottom w:val="nil"/>
          <w:right w:val="nil"/>
          <w:between w:val="nil"/>
        </w:pBdr>
        <w:rPr>
          <w:rFonts w:asciiTheme="majorHAnsi" w:eastAsia="Times New Roman" w:hAnsiTheme="majorHAnsi" w:cstheme="majorHAnsi"/>
          <w:color w:val="FF0000"/>
        </w:rPr>
      </w:pPr>
      <w:proofErr w:type="spellStart"/>
      <w:r w:rsidRPr="001B22A9">
        <w:rPr>
          <w:rFonts w:asciiTheme="majorHAnsi" w:eastAsia="Times New Roman" w:hAnsiTheme="majorHAnsi" w:cstheme="majorHAnsi"/>
          <w:color w:val="FF0000"/>
        </w:rPr>
        <w:t>m_bty_gen</w:t>
      </w:r>
      <w:proofErr w:type="spellEnd"/>
      <w:r w:rsidRPr="001B22A9">
        <w:rPr>
          <w:rFonts w:asciiTheme="majorHAnsi" w:eastAsia="Times New Roman" w:hAnsiTheme="majorHAnsi" w:cstheme="majorHAnsi"/>
          <w:color w:val="FF0000"/>
        </w:rPr>
        <w:t xml:space="preserve"> &lt;- </w:t>
      </w:r>
      <w:proofErr w:type="spellStart"/>
      <w:proofErr w:type="gramStart"/>
      <w:r w:rsidRPr="001B22A9">
        <w:rPr>
          <w:rFonts w:asciiTheme="majorHAnsi" w:eastAsia="Times New Roman" w:hAnsiTheme="majorHAnsi" w:cstheme="majorHAnsi"/>
          <w:color w:val="FF0000"/>
        </w:rPr>
        <w:t>lm</w:t>
      </w:r>
      <w:proofErr w:type="spellEnd"/>
      <w:r w:rsidRPr="001B22A9">
        <w:rPr>
          <w:rFonts w:asciiTheme="majorHAnsi" w:eastAsia="Times New Roman" w:hAnsiTheme="majorHAnsi" w:cstheme="majorHAnsi"/>
          <w:color w:val="FF0000"/>
        </w:rPr>
        <w:t>(</w:t>
      </w:r>
      <w:proofErr w:type="gramEnd"/>
      <w:r w:rsidRPr="001B22A9">
        <w:rPr>
          <w:rFonts w:asciiTheme="majorHAnsi" w:eastAsia="Times New Roman" w:hAnsiTheme="majorHAnsi" w:cstheme="majorHAnsi"/>
          <w:color w:val="FF0000"/>
        </w:rPr>
        <w:t xml:space="preserve">score ~ </w:t>
      </w:r>
      <w:proofErr w:type="spellStart"/>
      <w:r w:rsidRPr="001B22A9">
        <w:rPr>
          <w:rFonts w:asciiTheme="majorHAnsi" w:eastAsia="Times New Roman" w:hAnsiTheme="majorHAnsi" w:cstheme="majorHAnsi"/>
          <w:color w:val="FF0000"/>
        </w:rPr>
        <w:t>bty_avg</w:t>
      </w:r>
      <w:proofErr w:type="spellEnd"/>
      <w:r w:rsidRPr="001B22A9">
        <w:rPr>
          <w:rFonts w:asciiTheme="majorHAnsi" w:eastAsia="Times New Roman" w:hAnsiTheme="majorHAnsi" w:cstheme="majorHAnsi"/>
          <w:color w:val="FF0000"/>
        </w:rPr>
        <w:t xml:space="preserve"> + gender, data = evals)</w:t>
      </w:r>
    </w:p>
    <w:p w14:paraId="247C9F1F" w14:textId="77777777" w:rsidR="00C64FCE" w:rsidRPr="001B22A9" w:rsidRDefault="00C64FCE" w:rsidP="00C64FCE">
      <w:pPr>
        <w:pStyle w:val="ListParagraph"/>
        <w:widowControl w:val="0"/>
        <w:pBdr>
          <w:top w:val="nil"/>
          <w:left w:val="nil"/>
          <w:bottom w:val="nil"/>
          <w:right w:val="nil"/>
          <w:between w:val="nil"/>
        </w:pBdr>
        <w:rPr>
          <w:rFonts w:asciiTheme="majorHAnsi" w:eastAsia="Times New Roman" w:hAnsiTheme="majorHAnsi" w:cstheme="majorHAnsi"/>
          <w:color w:val="FF0000"/>
        </w:rPr>
      </w:pPr>
      <w:r w:rsidRPr="001B22A9">
        <w:rPr>
          <w:rFonts w:asciiTheme="majorHAnsi" w:eastAsia="Times New Roman" w:hAnsiTheme="majorHAnsi" w:cstheme="majorHAnsi"/>
          <w:color w:val="FF0000"/>
        </w:rPr>
        <w:t>summary(</w:t>
      </w:r>
      <w:proofErr w:type="spellStart"/>
      <w:r w:rsidRPr="001B22A9">
        <w:rPr>
          <w:rFonts w:asciiTheme="majorHAnsi" w:eastAsia="Times New Roman" w:hAnsiTheme="majorHAnsi" w:cstheme="majorHAnsi"/>
          <w:color w:val="FF0000"/>
        </w:rPr>
        <w:t>m_bty_gen</w:t>
      </w:r>
      <w:proofErr w:type="spellEnd"/>
      <w:r w:rsidRPr="001B22A9">
        <w:rPr>
          <w:rFonts w:asciiTheme="majorHAnsi" w:eastAsia="Times New Roman" w:hAnsiTheme="majorHAnsi" w:cstheme="majorHAnsi"/>
          <w:color w:val="FF0000"/>
        </w:rPr>
        <w:t>)</w:t>
      </w:r>
    </w:p>
    <w:p w14:paraId="36897C06" w14:textId="1B549CBB" w:rsidR="00936D65" w:rsidRPr="001B22A9" w:rsidRDefault="00936D65" w:rsidP="00C64FCE">
      <w:pPr>
        <w:pStyle w:val="ListParagraph"/>
        <w:widowControl w:val="0"/>
        <w:pBdr>
          <w:top w:val="nil"/>
          <w:left w:val="nil"/>
          <w:bottom w:val="nil"/>
          <w:right w:val="nil"/>
          <w:between w:val="nil"/>
        </w:pBdr>
        <w:rPr>
          <w:rFonts w:asciiTheme="majorHAnsi" w:eastAsia="Times New Roman" w:hAnsiTheme="majorHAnsi" w:cstheme="majorHAnsi"/>
          <w:color w:val="FF0000"/>
        </w:rPr>
      </w:pPr>
      <w:r w:rsidRPr="001B22A9">
        <w:rPr>
          <w:rFonts w:asciiTheme="majorHAnsi" w:eastAsia="Times New Roman" w:hAnsiTheme="majorHAnsi" w:cstheme="majorHAnsi"/>
          <w:noProof/>
          <w:color w:val="FF0000"/>
        </w:rPr>
        <w:drawing>
          <wp:inline distT="0" distB="0" distL="0" distR="0" wp14:anchorId="180D81BC" wp14:editId="42078F72">
            <wp:extent cx="3765177" cy="2646017"/>
            <wp:effectExtent l="0" t="0" r="0" b="0"/>
            <wp:docPr id="1048358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583" name="Picture 1" descr="A screenshot of a computer code&#10;&#10;AI-generated content may be incorrect."/>
                    <pic:cNvPicPr/>
                  </pic:nvPicPr>
                  <pic:blipFill>
                    <a:blip r:embed="rId11"/>
                    <a:stretch>
                      <a:fillRect/>
                    </a:stretch>
                  </pic:blipFill>
                  <pic:spPr>
                    <a:xfrm>
                      <a:off x="0" y="0"/>
                      <a:ext cx="3782686" cy="2658322"/>
                    </a:xfrm>
                    <a:prstGeom prst="rect">
                      <a:avLst/>
                    </a:prstGeom>
                  </pic:spPr>
                </pic:pic>
              </a:graphicData>
            </a:graphic>
          </wp:inline>
        </w:drawing>
      </w:r>
    </w:p>
    <w:p w14:paraId="6D03C269" w14:textId="77777777" w:rsidR="00C64FCE" w:rsidRPr="001B22A9" w:rsidRDefault="00C64FCE" w:rsidP="00C64FCE">
      <w:pPr>
        <w:pStyle w:val="ListParagraph"/>
        <w:widowControl w:val="0"/>
        <w:pBdr>
          <w:top w:val="nil"/>
          <w:left w:val="nil"/>
          <w:bottom w:val="nil"/>
          <w:right w:val="nil"/>
          <w:between w:val="nil"/>
        </w:pBdr>
        <w:spacing w:line="276" w:lineRule="auto"/>
        <w:contextualSpacing w:val="0"/>
        <w:jc w:val="both"/>
        <w:rPr>
          <w:rFonts w:asciiTheme="majorHAnsi" w:eastAsia="Times New Roman" w:hAnsiTheme="majorHAnsi" w:cstheme="majorHAnsi"/>
        </w:rPr>
      </w:pPr>
    </w:p>
    <w:p w14:paraId="57EA4A83" w14:textId="0915C500" w:rsidR="00FF0E4B" w:rsidRPr="001B22A9" w:rsidRDefault="002426E4" w:rsidP="00B72693">
      <w:pPr>
        <w:pStyle w:val="ListParagraph"/>
        <w:widowControl w:val="0"/>
        <w:numPr>
          <w:ilvl w:val="0"/>
          <w:numId w:val="5"/>
        </w:numPr>
        <w:pBdr>
          <w:top w:val="nil"/>
          <w:left w:val="nil"/>
          <w:bottom w:val="nil"/>
          <w:right w:val="nil"/>
          <w:between w:val="nil"/>
        </w:pBdr>
        <w:spacing w:line="276" w:lineRule="auto"/>
        <w:contextualSpacing w:val="0"/>
        <w:jc w:val="both"/>
        <w:rPr>
          <w:rFonts w:asciiTheme="majorHAnsi" w:eastAsia="Times New Roman" w:hAnsiTheme="majorHAnsi" w:cstheme="majorHAnsi"/>
        </w:rPr>
      </w:pPr>
      <w:r w:rsidRPr="001B22A9">
        <w:rPr>
          <w:rFonts w:asciiTheme="majorHAnsi" w:eastAsia="SimSun" w:hAnsiTheme="majorHAnsi" w:cstheme="majorHAnsi"/>
        </w:rPr>
        <w:t>p</w:t>
      </w:r>
      <w:r w:rsidRPr="001B22A9">
        <w:rPr>
          <w:rFonts w:asciiTheme="majorHAnsi" w:eastAsia="Times New Roman" w:hAnsiTheme="majorHAnsi" w:cstheme="majorHAnsi"/>
        </w:rPr>
        <w:t>-values and parameter estimates should only be trusted if the conditions for the</w:t>
      </w:r>
      <w:r w:rsidR="00B72693" w:rsidRPr="001B22A9">
        <w:rPr>
          <w:rFonts w:asciiTheme="majorHAnsi" w:eastAsia="SimSun" w:hAnsiTheme="majorHAnsi" w:cstheme="majorHAnsi"/>
        </w:rPr>
        <w:t xml:space="preserve"> </w:t>
      </w:r>
      <w:r w:rsidRPr="001B22A9">
        <w:rPr>
          <w:rFonts w:asciiTheme="majorHAnsi" w:eastAsia="Times New Roman" w:hAnsiTheme="majorHAnsi" w:cstheme="majorHAnsi"/>
        </w:rPr>
        <w:t xml:space="preserve">regression are reasonable. Verify that the conditions for </w:t>
      </w:r>
      <w:r w:rsidR="00096C7F" w:rsidRPr="001B22A9">
        <w:rPr>
          <w:rFonts w:asciiTheme="majorHAnsi" w:eastAsia="SimSun" w:hAnsiTheme="majorHAnsi" w:cstheme="majorHAnsi"/>
        </w:rPr>
        <w:t>Task1.c</w:t>
      </w:r>
      <w:r w:rsidRPr="001B22A9">
        <w:rPr>
          <w:rFonts w:asciiTheme="majorHAnsi" w:eastAsia="Times New Roman" w:hAnsiTheme="majorHAnsi" w:cstheme="majorHAnsi"/>
        </w:rPr>
        <w:t xml:space="preserve"> model are reasonable using diagnostic plots</w:t>
      </w:r>
      <w:r w:rsidR="00FF0E4B" w:rsidRPr="001B22A9">
        <w:rPr>
          <w:rFonts w:asciiTheme="majorHAnsi" w:eastAsia="SimSun" w:hAnsiTheme="majorHAnsi" w:cstheme="majorHAnsi"/>
        </w:rPr>
        <w:t xml:space="preserve"> (plot the histogram of residual to assess the normality of the residual; using residual plot (residual vs fitted value) to assess the variance in residual</w:t>
      </w:r>
      <w:r w:rsidRPr="001B22A9">
        <w:rPr>
          <w:rFonts w:asciiTheme="majorHAnsi" w:eastAsia="Times New Roman" w:hAnsiTheme="majorHAnsi" w:cstheme="majorHAnsi"/>
        </w:rPr>
        <w:t>.</w:t>
      </w:r>
      <w:r w:rsidR="00096C7F" w:rsidRPr="001B22A9">
        <w:rPr>
          <w:rFonts w:asciiTheme="majorHAnsi" w:eastAsia="SimSun" w:hAnsiTheme="majorHAnsi" w:cstheme="majorHAnsi"/>
        </w:rPr>
        <w:t xml:space="preserve"> (1 pts)</w:t>
      </w:r>
    </w:p>
    <w:p w14:paraId="4C39AA80" w14:textId="77777777" w:rsidR="00386DB1" w:rsidRPr="001B22A9" w:rsidRDefault="00386DB1" w:rsidP="00386DB1">
      <w:pPr>
        <w:pStyle w:val="ListParagraph"/>
        <w:widowControl w:val="0"/>
        <w:pBdr>
          <w:top w:val="nil"/>
          <w:left w:val="nil"/>
          <w:bottom w:val="nil"/>
          <w:right w:val="nil"/>
          <w:between w:val="nil"/>
        </w:pBdr>
        <w:rPr>
          <w:rFonts w:asciiTheme="majorHAnsi" w:eastAsia="Times New Roman" w:hAnsiTheme="majorHAnsi" w:cstheme="majorHAnsi"/>
          <w:color w:val="FF0000"/>
        </w:rPr>
      </w:pPr>
      <w:proofErr w:type="gramStart"/>
      <w:r w:rsidRPr="001B22A9">
        <w:rPr>
          <w:rFonts w:asciiTheme="majorHAnsi" w:eastAsia="Times New Roman" w:hAnsiTheme="majorHAnsi" w:cstheme="majorHAnsi"/>
          <w:color w:val="FF0000"/>
        </w:rPr>
        <w:t>hist(</w:t>
      </w:r>
      <w:proofErr w:type="spellStart"/>
      <w:proofErr w:type="gramEnd"/>
      <w:r w:rsidRPr="001B22A9">
        <w:rPr>
          <w:rFonts w:asciiTheme="majorHAnsi" w:eastAsia="Times New Roman" w:hAnsiTheme="majorHAnsi" w:cstheme="majorHAnsi"/>
          <w:color w:val="FF0000"/>
        </w:rPr>
        <w:t>m_bty_gen$residuals</w:t>
      </w:r>
      <w:proofErr w:type="spellEnd"/>
      <w:r w:rsidRPr="001B22A9">
        <w:rPr>
          <w:rFonts w:asciiTheme="majorHAnsi" w:eastAsia="Times New Roman" w:hAnsiTheme="majorHAnsi" w:cstheme="majorHAnsi"/>
          <w:color w:val="FF0000"/>
        </w:rPr>
        <w:t>, main = 'Histogram of the residual')</w:t>
      </w:r>
    </w:p>
    <w:p w14:paraId="091C764B" w14:textId="77777777" w:rsidR="008466E3" w:rsidRPr="001B22A9" w:rsidRDefault="008466E3" w:rsidP="008466E3">
      <w:pPr>
        <w:pStyle w:val="ListParagraph"/>
        <w:widowControl w:val="0"/>
        <w:pBdr>
          <w:top w:val="nil"/>
          <w:left w:val="nil"/>
          <w:bottom w:val="nil"/>
          <w:right w:val="nil"/>
          <w:between w:val="nil"/>
        </w:pBdr>
        <w:rPr>
          <w:rFonts w:asciiTheme="majorHAnsi" w:eastAsia="Times New Roman" w:hAnsiTheme="majorHAnsi" w:cstheme="majorHAnsi"/>
          <w:color w:val="FF0000"/>
        </w:rPr>
      </w:pPr>
      <w:proofErr w:type="gramStart"/>
      <w:r w:rsidRPr="001B22A9">
        <w:rPr>
          <w:rFonts w:asciiTheme="majorHAnsi" w:eastAsia="Times New Roman" w:hAnsiTheme="majorHAnsi" w:cstheme="majorHAnsi"/>
          <w:color w:val="FF0000"/>
        </w:rPr>
        <w:t>plot(</w:t>
      </w:r>
      <w:proofErr w:type="gramEnd"/>
      <w:r w:rsidRPr="001B22A9">
        <w:rPr>
          <w:rFonts w:asciiTheme="majorHAnsi" w:eastAsia="Times New Roman" w:hAnsiTheme="majorHAnsi" w:cstheme="majorHAnsi"/>
          <w:color w:val="FF0000"/>
        </w:rPr>
        <w:t xml:space="preserve">x = </w:t>
      </w:r>
      <w:proofErr w:type="spellStart"/>
      <w:r w:rsidRPr="001B22A9">
        <w:rPr>
          <w:rFonts w:asciiTheme="majorHAnsi" w:eastAsia="Times New Roman" w:hAnsiTheme="majorHAnsi" w:cstheme="majorHAnsi"/>
          <w:color w:val="FF0000"/>
        </w:rPr>
        <w:t>m_bty_gen$residuals</w:t>
      </w:r>
      <w:proofErr w:type="spellEnd"/>
      <w:r w:rsidRPr="001B22A9">
        <w:rPr>
          <w:rFonts w:asciiTheme="majorHAnsi" w:eastAsia="Times New Roman" w:hAnsiTheme="majorHAnsi" w:cstheme="majorHAnsi"/>
          <w:color w:val="FF0000"/>
        </w:rPr>
        <w:t xml:space="preserve">, y = </w:t>
      </w:r>
      <w:proofErr w:type="spellStart"/>
      <w:r w:rsidRPr="001B22A9">
        <w:rPr>
          <w:rFonts w:asciiTheme="majorHAnsi" w:eastAsia="Times New Roman" w:hAnsiTheme="majorHAnsi" w:cstheme="majorHAnsi"/>
          <w:color w:val="FF0000"/>
        </w:rPr>
        <w:t>m_bty_gen$fitted.values</w:t>
      </w:r>
      <w:proofErr w:type="spellEnd"/>
      <w:r w:rsidRPr="001B22A9">
        <w:rPr>
          <w:rFonts w:asciiTheme="majorHAnsi" w:eastAsia="Times New Roman" w:hAnsiTheme="majorHAnsi" w:cstheme="majorHAnsi"/>
          <w:color w:val="FF0000"/>
        </w:rPr>
        <w:t>,</w:t>
      </w:r>
    </w:p>
    <w:p w14:paraId="23F2D1DF" w14:textId="77777777" w:rsidR="008466E3" w:rsidRPr="001B22A9" w:rsidRDefault="008466E3" w:rsidP="008466E3">
      <w:pPr>
        <w:widowControl w:val="0"/>
        <w:pBdr>
          <w:top w:val="nil"/>
          <w:left w:val="nil"/>
          <w:bottom w:val="nil"/>
          <w:right w:val="nil"/>
          <w:between w:val="nil"/>
        </w:pBdr>
        <w:rPr>
          <w:rFonts w:asciiTheme="majorHAnsi" w:hAnsiTheme="majorHAnsi" w:cstheme="majorHAnsi"/>
          <w:color w:val="FF0000"/>
        </w:rPr>
      </w:pPr>
      <w:r w:rsidRPr="001B22A9">
        <w:rPr>
          <w:rFonts w:asciiTheme="majorHAnsi" w:hAnsiTheme="majorHAnsi" w:cstheme="majorHAnsi"/>
          <w:color w:val="FF0000"/>
        </w:rPr>
        <w:lastRenderedPageBreak/>
        <w:t xml:space="preserve">    xlab = 'residuals', ylab = 'fitted value')</w:t>
      </w:r>
    </w:p>
    <w:p w14:paraId="56D01E04" w14:textId="6D49D465" w:rsidR="008466E3" w:rsidRPr="001B22A9" w:rsidRDefault="00CC3B8C" w:rsidP="00CC3B8C">
      <w:pPr>
        <w:pStyle w:val="ListParagraph"/>
        <w:widowControl w:val="0"/>
        <w:pBdr>
          <w:top w:val="nil"/>
          <w:left w:val="nil"/>
          <w:bottom w:val="nil"/>
          <w:right w:val="nil"/>
          <w:between w:val="nil"/>
        </w:pBdr>
        <w:tabs>
          <w:tab w:val="left" w:pos="6791"/>
        </w:tabs>
        <w:rPr>
          <w:rFonts w:asciiTheme="majorHAnsi" w:eastAsia="Times New Roman" w:hAnsiTheme="majorHAnsi" w:cstheme="majorHAnsi"/>
        </w:rPr>
      </w:pPr>
      <w:r w:rsidRPr="001B22A9">
        <w:rPr>
          <w:rFonts w:asciiTheme="majorHAnsi" w:eastAsia="Times New Roman" w:hAnsiTheme="majorHAnsi" w:cstheme="majorHAnsi"/>
        </w:rPr>
        <w:tab/>
      </w:r>
    </w:p>
    <w:p w14:paraId="196E44BA" w14:textId="7769E282" w:rsidR="00CC3B8C" w:rsidRPr="001B22A9" w:rsidRDefault="002B309C" w:rsidP="00CC3B8C">
      <w:pPr>
        <w:pStyle w:val="ListParagraph"/>
        <w:widowControl w:val="0"/>
        <w:pBdr>
          <w:top w:val="nil"/>
          <w:left w:val="nil"/>
          <w:bottom w:val="nil"/>
          <w:right w:val="nil"/>
          <w:between w:val="nil"/>
        </w:pBdr>
        <w:tabs>
          <w:tab w:val="left" w:pos="6791"/>
        </w:tabs>
        <w:rPr>
          <w:rFonts w:asciiTheme="majorHAnsi" w:eastAsia="Times New Roman" w:hAnsiTheme="majorHAnsi" w:cstheme="majorHAnsi"/>
          <w:color w:val="FF0000"/>
        </w:rPr>
      </w:pPr>
      <w:r w:rsidRPr="001B22A9">
        <w:rPr>
          <w:rFonts w:asciiTheme="majorHAnsi" w:eastAsia="Times New Roman" w:hAnsiTheme="majorHAnsi" w:cstheme="majorHAnsi"/>
          <w:color w:val="FF0000"/>
        </w:rPr>
        <w:t xml:space="preserve">To address that the </w:t>
      </w:r>
      <w:r w:rsidRPr="001B22A9">
        <w:rPr>
          <w:rFonts w:asciiTheme="majorHAnsi" w:eastAsia="SimSun" w:hAnsiTheme="majorHAnsi" w:cstheme="majorHAnsi"/>
          <w:color w:val="FF0000"/>
        </w:rPr>
        <w:t>p</w:t>
      </w:r>
      <w:r w:rsidRPr="001B22A9">
        <w:rPr>
          <w:rFonts w:asciiTheme="majorHAnsi" w:eastAsia="Times New Roman" w:hAnsiTheme="majorHAnsi" w:cstheme="majorHAnsi"/>
          <w:color w:val="FF0000"/>
        </w:rPr>
        <w:t xml:space="preserve">-values and parameter estimates are </w:t>
      </w:r>
      <w:r w:rsidR="00CC3B8C" w:rsidRPr="001B22A9">
        <w:rPr>
          <w:rFonts w:asciiTheme="majorHAnsi" w:eastAsia="Times New Roman" w:hAnsiTheme="majorHAnsi" w:cstheme="majorHAnsi"/>
          <w:color w:val="FF0000"/>
        </w:rPr>
        <w:t>trusted if the conditions for the</w:t>
      </w:r>
      <w:r w:rsidR="00CC3B8C" w:rsidRPr="001B22A9">
        <w:rPr>
          <w:rFonts w:asciiTheme="majorHAnsi" w:eastAsia="SimSun" w:hAnsiTheme="majorHAnsi" w:cstheme="majorHAnsi"/>
          <w:color w:val="FF0000"/>
        </w:rPr>
        <w:t xml:space="preserve"> </w:t>
      </w:r>
      <w:r w:rsidR="00CC3B8C" w:rsidRPr="001B22A9">
        <w:rPr>
          <w:rFonts w:asciiTheme="majorHAnsi" w:eastAsia="Times New Roman" w:hAnsiTheme="majorHAnsi" w:cstheme="majorHAnsi"/>
          <w:color w:val="FF0000"/>
        </w:rPr>
        <w:t>regression are reasonable</w:t>
      </w:r>
      <w:r w:rsidRPr="001B22A9">
        <w:rPr>
          <w:rFonts w:asciiTheme="majorHAnsi" w:eastAsia="Times New Roman" w:hAnsiTheme="majorHAnsi" w:cstheme="majorHAnsi"/>
          <w:color w:val="FF0000"/>
        </w:rPr>
        <w:t xml:space="preserve">, </w:t>
      </w:r>
      <w:r w:rsidR="00993217" w:rsidRPr="001B22A9">
        <w:rPr>
          <w:rFonts w:asciiTheme="majorHAnsi" w:eastAsia="Times New Roman" w:hAnsiTheme="majorHAnsi" w:cstheme="majorHAnsi"/>
          <w:color w:val="FF0000"/>
        </w:rPr>
        <w:t>we must check the condition of the linear regressio</w:t>
      </w:r>
      <w:r w:rsidR="00AB1CDE" w:rsidRPr="001B22A9">
        <w:rPr>
          <w:rFonts w:asciiTheme="majorHAnsi" w:eastAsia="Times New Roman" w:hAnsiTheme="majorHAnsi" w:cstheme="majorHAnsi"/>
          <w:color w:val="FF0000"/>
        </w:rPr>
        <w:t xml:space="preserve">n. First, the normality of the residuals is checked by histogram. </w:t>
      </w:r>
      <w:r w:rsidR="003E18E7" w:rsidRPr="001B22A9">
        <w:rPr>
          <w:rFonts w:asciiTheme="majorHAnsi" w:eastAsia="Times New Roman" w:hAnsiTheme="majorHAnsi" w:cstheme="majorHAnsi"/>
          <w:color w:val="FF0000"/>
        </w:rPr>
        <w:t xml:space="preserve">Histogram reveals that </w:t>
      </w:r>
      <w:r w:rsidR="007C6FCA" w:rsidRPr="001B22A9">
        <w:rPr>
          <w:rFonts w:asciiTheme="majorHAnsi" w:eastAsia="Times New Roman" w:hAnsiTheme="majorHAnsi" w:cstheme="majorHAnsi"/>
          <w:color w:val="FF0000"/>
        </w:rPr>
        <w:t xml:space="preserve">residuals are slightly left skewed showing some outliers but giving a shape of a bell curve. Second, </w:t>
      </w:r>
      <w:r w:rsidR="00727C5D" w:rsidRPr="001B22A9">
        <w:rPr>
          <w:rFonts w:asciiTheme="majorHAnsi" w:eastAsia="Times New Roman" w:hAnsiTheme="majorHAnsi" w:cstheme="majorHAnsi"/>
          <w:color w:val="FF0000"/>
        </w:rPr>
        <w:t>homoscedasticity</w:t>
      </w:r>
      <w:r w:rsidR="00F60DF7" w:rsidRPr="001B22A9">
        <w:rPr>
          <w:rFonts w:asciiTheme="majorHAnsi" w:eastAsia="Times New Roman" w:hAnsiTheme="majorHAnsi" w:cstheme="majorHAnsi"/>
          <w:color w:val="FF0000"/>
        </w:rPr>
        <w:t xml:space="preserve"> is observed </w:t>
      </w:r>
      <w:proofErr w:type="spellStart"/>
      <w:r w:rsidR="00727C5D" w:rsidRPr="001B22A9">
        <w:rPr>
          <w:rFonts w:asciiTheme="majorHAnsi" w:eastAsia="Times New Roman" w:hAnsiTheme="majorHAnsi" w:cstheme="majorHAnsi"/>
          <w:color w:val="FF0000"/>
        </w:rPr>
        <w:t>as</w:t>
      </w:r>
      <w:del w:id="2" w:author="Yanan Wu" w:date="2025-03-08T12:43:00Z" w16du:dateUtc="2025-03-08T17:43:00Z">
        <w:r w:rsidR="00727C5D" w:rsidRPr="001B22A9" w:rsidDel="00CD0CBB">
          <w:rPr>
            <w:rFonts w:asciiTheme="majorHAnsi" w:eastAsia="Times New Roman" w:hAnsiTheme="majorHAnsi" w:cstheme="majorHAnsi"/>
            <w:color w:val="FF0000"/>
          </w:rPr>
          <w:delText xml:space="preserve"> </w:delText>
        </w:r>
      </w:del>
      <w:ins w:id="3" w:author="Yanan Wu" w:date="2025-03-08T12:43:00Z" w16du:dateUtc="2025-03-08T17:43:00Z">
        <w:r w:rsidR="00CD0CBB">
          <w:rPr>
            <w:rFonts w:asciiTheme="majorHAnsi" w:eastAsia="Times New Roman" w:hAnsiTheme="majorHAnsi" w:cstheme="majorHAnsi"/>
            <w:color w:val="FF0000"/>
          </w:rPr>
          <w:t>residuals</w:t>
        </w:r>
        <w:proofErr w:type="spellEnd"/>
        <w:r w:rsidR="00CD0CBB">
          <w:rPr>
            <w:rFonts w:asciiTheme="majorHAnsi" w:eastAsia="Times New Roman" w:hAnsiTheme="majorHAnsi" w:cstheme="majorHAnsi"/>
            <w:color w:val="FF0000"/>
          </w:rPr>
          <w:t xml:space="preserve"> have the constant variable</w:t>
        </w:r>
      </w:ins>
      <w:del w:id="4" w:author="Yanan Wu" w:date="2025-03-08T12:43:00Z" w16du:dateUtc="2025-03-08T17:43:00Z">
        <w:r w:rsidR="00727C5D" w:rsidRPr="001B22A9" w:rsidDel="00CD0CBB">
          <w:rPr>
            <w:rFonts w:asciiTheme="majorHAnsi" w:eastAsia="Times New Roman" w:hAnsiTheme="majorHAnsi" w:cstheme="majorHAnsi"/>
            <w:color w:val="FF0000"/>
          </w:rPr>
          <w:delText>residuals are randomly scattered</w:delText>
        </w:r>
      </w:del>
      <w:r w:rsidR="00727C5D" w:rsidRPr="001B22A9">
        <w:rPr>
          <w:rFonts w:asciiTheme="majorHAnsi" w:eastAsia="Times New Roman" w:hAnsiTheme="majorHAnsi" w:cstheme="majorHAnsi"/>
          <w:color w:val="FF0000"/>
        </w:rPr>
        <w:t xml:space="preserve">. </w:t>
      </w:r>
    </w:p>
    <w:p w14:paraId="1453AB2E" w14:textId="58A9E976" w:rsidR="008466E3" w:rsidRPr="001B22A9" w:rsidRDefault="008466E3" w:rsidP="00386DB1">
      <w:pPr>
        <w:pStyle w:val="ListParagraph"/>
        <w:widowControl w:val="0"/>
        <w:pBdr>
          <w:top w:val="nil"/>
          <w:left w:val="nil"/>
          <w:bottom w:val="nil"/>
          <w:right w:val="nil"/>
          <w:between w:val="nil"/>
        </w:pBdr>
        <w:rPr>
          <w:rFonts w:asciiTheme="majorHAnsi" w:eastAsia="Times New Roman" w:hAnsiTheme="majorHAnsi" w:cstheme="majorHAnsi"/>
        </w:rPr>
      </w:pPr>
      <w:r w:rsidRPr="001B22A9">
        <w:rPr>
          <w:rFonts w:asciiTheme="majorHAnsi" w:eastAsia="Times New Roman" w:hAnsiTheme="majorHAnsi" w:cstheme="majorHAnsi"/>
          <w:noProof/>
        </w:rPr>
        <w:drawing>
          <wp:inline distT="0" distB="0" distL="0" distR="0" wp14:anchorId="096E3594" wp14:editId="1B3773B5">
            <wp:extent cx="2675031" cy="1963271"/>
            <wp:effectExtent l="0" t="0" r="5080" b="5715"/>
            <wp:docPr id="1494987754" name="Picture 1" descr="A graph of a person with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87754" name="Picture 1" descr="A graph of a person with a number of bars&#10;&#10;AI-generated content may be incorrect."/>
                    <pic:cNvPicPr/>
                  </pic:nvPicPr>
                  <pic:blipFill>
                    <a:blip r:embed="rId12"/>
                    <a:stretch>
                      <a:fillRect/>
                    </a:stretch>
                  </pic:blipFill>
                  <pic:spPr>
                    <a:xfrm>
                      <a:off x="0" y="0"/>
                      <a:ext cx="2698010" cy="1980136"/>
                    </a:xfrm>
                    <a:prstGeom prst="rect">
                      <a:avLst/>
                    </a:prstGeom>
                  </pic:spPr>
                </pic:pic>
              </a:graphicData>
            </a:graphic>
          </wp:inline>
        </w:drawing>
      </w:r>
    </w:p>
    <w:p w14:paraId="5B4EC1DF" w14:textId="77EB0646" w:rsidR="00386DB1" w:rsidRPr="001B22A9" w:rsidRDefault="00723ABB" w:rsidP="00386DB1">
      <w:pPr>
        <w:pStyle w:val="ListParagraph"/>
        <w:widowControl w:val="0"/>
        <w:pBdr>
          <w:top w:val="nil"/>
          <w:left w:val="nil"/>
          <w:bottom w:val="nil"/>
          <w:right w:val="nil"/>
          <w:between w:val="nil"/>
        </w:pBdr>
        <w:rPr>
          <w:rFonts w:asciiTheme="majorHAnsi" w:eastAsia="Times New Roman" w:hAnsiTheme="majorHAnsi" w:cstheme="majorHAnsi"/>
        </w:rPr>
      </w:pPr>
      <w:r w:rsidRPr="001B22A9">
        <w:rPr>
          <w:rFonts w:asciiTheme="majorHAnsi" w:eastAsia="Times New Roman" w:hAnsiTheme="majorHAnsi" w:cstheme="majorHAnsi"/>
          <w:noProof/>
        </w:rPr>
        <w:drawing>
          <wp:inline distT="0" distB="0" distL="0" distR="0" wp14:anchorId="0E5CB2E7" wp14:editId="203D249F">
            <wp:extent cx="2907169" cy="1801532"/>
            <wp:effectExtent l="0" t="0" r="1270" b="1905"/>
            <wp:docPr id="1669478279" name="Picture 1" descr="A graph of a numb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78279" name="Picture 1" descr="A graph of a number of dots&#10;&#10;AI-generated content may be incorrect."/>
                    <pic:cNvPicPr/>
                  </pic:nvPicPr>
                  <pic:blipFill rotWithShape="1">
                    <a:blip r:embed="rId13"/>
                    <a:srcRect t="15565"/>
                    <a:stretch/>
                  </pic:blipFill>
                  <pic:spPr bwMode="auto">
                    <a:xfrm>
                      <a:off x="0" y="0"/>
                      <a:ext cx="2920547" cy="1809822"/>
                    </a:xfrm>
                    <a:prstGeom prst="rect">
                      <a:avLst/>
                    </a:prstGeom>
                    <a:ln>
                      <a:noFill/>
                    </a:ln>
                    <a:extLst>
                      <a:ext uri="{53640926-AAD7-44D8-BBD7-CCE9431645EC}">
                        <a14:shadowObscured xmlns:a14="http://schemas.microsoft.com/office/drawing/2010/main"/>
                      </a:ext>
                    </a:extLst>
                  </pic:spPr>
                </pic:pic>
              </a:graphicData>
            </a:graphic>
          </wp:inline>
        </w:drawing>
      </w:r>
    </w:p>
    <w:p w14:paraId="0FAFB607" w14:textId="77777777" w:rsidR="00386DB1" w:rsidRPr="001B22A9" w:rsidRDefault="00386DB1" w:rsidP="00386DB1">
      <w:pPr>
        <w:pStyle w:val="ListParagraph"/>
        <w:widowControl w:val="0"/>
        <w:pBdr>
          <w:top w:val="nil"/>
          <w:left w:val="nil"/>
          <w:bottom w:val="nil"/>
          <w:right w:val="nil"/>
          <w:between w:val="nil"/>
        </w:pBdr>
        <w:spacing w:line="276" w:lineRule="auto"/>
        <w:contextualSpacing w:val="0"/>
        <w:jc w:val="both"/>
        <w:rPr>
          <w:rFonts w:asciiTheme="majorHAnsi" w:eastAsia="Times New Roman" w:hAnsiTheme="majorHAnsi" w:cstheme="majorHAnsi"/>
        </w:rPr>
      </w:pPr>
    </w:p>
    <w:p w14:paraId="4BDF2D2E" w14:textId="1EF4D884" w:rsidR="00703E2C" w:rsidRPr="001B22A9" w:rsidRDefault="0083014F" w:rsidP="00B72693">
      <w:pPr>
        <w:pStyle w:val="ListParagraph"/>
        <w:widowControl w:val="0"/>
        <w:numPr>
          <w:ilvl w:val="0"/>
          <w:numId w:val="5"/>
        </w:numPr>
        <w:pBdr>
          <w:top w:val="nil"/>
          <w:left w:val="nil"/>
          <w:bottom w:val="nil"/>
          <w:right w:val="nil"/>
          <w:between w:val="nil"/>
        </w:pBdr>
        <w:spacing w:line="276" w:lineRule="auto"/>
        <w:jc w:val="both"/>
        <w:rPr>
          <w:rFonts w:asciiTheme="majorHAnsi" w:eastAsia="Times New Roman" w:hAnsiTheme="majorHAnsi" w:cstheme="majorHAnsi"/>
        </w:rPr>
      </w:pPr>
      <w:r w:rsidRPr="001B22A9">
        <w:rPr>
          <w:rFonts w:asciiTheme="majorHAnsi" w:eastAsia="Times New Roman" w:hAnsiTheme="majorHAnsi" w:cstheme="majorHAnsi"/>
        </w:rPr>
        <w:t xml:space="preserve">Note that the estimate for </w:t>
      </w:r>
      <w:r w:rsidRPr="001B22A9">
        <w:rPr>
          <w:rFonts w:asciiTheme="majorHAnsi" w:eastAsia="Times New Roman" w:hAnsiTheme="majorHAnsi" w:cstheme="majorHAnsi"/>
          <w:b/>
          <w:bCs/>
        </w:rPr>
        <w:t>gender</w:t>
      </w:r>
      <w:r w:rsidRPr="001B22A9">
        <w:rPr>
          <w:rFonts w:asciiTheme="majorHAnsi" w:eastAsia="Times New Roman" w:hAnsiTheme="majorHAnsi" w:cstheme="majorHAnsi"/>
        </w:rPr>
        <w:t xml:space="preserve"> is now called </w:t>
      </w:r>
      <w:proofErr w:type="spellStart"/>
      <w:r w:rsidRPr="001B22A9">
        <w:rPr>
          <w:rFonts w:asciiTheme="majorHAnsi" w:eastAsia="Times New Roman" w:hAnsiTheme="majorHAnsi" w:cstheme="majorHAnsi"/>
          <w:b/>
          <w:bCs/>
        </w:rPr>
        <w:t>gendermale</w:t>
      </w:r>
      <w:proofErr w:type="spellEnd"/>
      <w:r w:rsidRPr="001B22A9">
        <w:rPr>
          <w:rFonts w:asciiTheme="majorHAnsi" w:eastAsia="Times New Roman" w:hAnsiTheme="majorHAnsi" w:cstheme="majorHAnsi"/>
        </w:rPr>
        <w:t xml:space="preserve">. You’ll see this name change whenever you introduce a categorical variable. The reason is that R recodes gender from having the values of female and male to being an indicator variable called </w:t>
      </w:r>
      <w:proofErr w:type="spellStart"/>
      <w:r w:rsidRPr="001B22A9">
        <w:rPr>
          <w:rFonts w:asciiTheme="majorHAnsi" w:eastAsia="Times New Roman" w:hAnsiTheme="majorHAnsi" w:cstheme="majorHAnsi"/>
          <w:b/>
          <w:bCs/>
        </w:rPr>
        <w:t>gendermale</w:t>
      </w:r>
      <w:proofErr w:type="spellEnd"/>
      <w:r w:rsidRPr="001B22A9">
        <w:rPr>
          <w:rFonts w:asciiTheme="majorHAnsi" w:eastAsia="Times New Roman" w:hAnsiTheme="majorHAnsi" w:cstheme="majorHAnsi"/>
        </w:rPr>
        <w:t xml:space="preserve"> that takes a value of 0 for females and a value of 1 for males. (Such variables are often referred to as dummy variables.)</w:t>
      </w:r>
      <w:r w:rsidR="004E0BE4" w:rsidRPr="001B22A9">
        <w:rPr>
          <w:rFonts w:asciiTheme="majorHAnsi" w:eastAsia="Times New Roman" w:hAnsiTheme="majorHAnsi" w:cstheme="majorHAnsi"/>
        </w:rPr>
        <w:t xml:space="preserve">. The decision to call the indicator variable </w:t>
      </w:r>
      <w:proofErr w:type="spellStart"/>
      <w:r w:rsidR="004E0BE4" w:rsidRPr="001B22A9">
        <w:rPr>
          <w:rFonts w:asciiTheme="majorHAnsi" w:eastAsia="Times New Roman" w:hAnsiTheme="majorHAnsi" w:cstheme="majorHAnsi"/>
          <w:b/>
          <w:bCs/>
        </w:rPr>
        <w:t>gendermale</w:t>
      </w:r>
      <w:proofErr w:type="spellEnd"/>
      <w:r w:rsidR="004E0BE4" w:rsidRPr="001B22A9">
        <w:rPr>
          <w:rFonts w:asciiTheme="majorHAnsi" w:eastAsia="Times New Roman" w:hAnsiTheme="majorHAnsi" w:cstheme="majorHAnsi"/>
        </w:rPr>
        <w:t xml:space="preserve"> instead of </w:t>
      </w:r>
      <w:proofErr w:type="spellStart"/>
      <w:r w:rsidR="004E0BE4" w:rsidRPr="001B22A9">
        <w:rPr>
          <w:rFonts w:asciiTheme="majorHAnsi" w:eastAsia="Times New Roman" w:hAnsiTheme="majorHAnsi" w:cstheme="majorHAnsi"/>
          <w:b/>
          <w:bCs/>
        </w:rPr>
        <w:t>genderfemale</w:t>
      </w:r>
      <w:proofErr w:type="spellEnd"/>
      <w:r w:rsidR="004E0BE4" w:rsidRPr="001B22A9">
        <w:rPr>
          <w:rFonts w:asciiTheme="majorHAnsi" w:eastAsia="Times New Roman" w:hAnsiTheme="majorHAnsi" w:cstheme="majorHAnsi"/>
        </w:rPr>
        <w:t xml:space="preserve"> has no deeper meaning. R simply codes the category that comes first alphabetically as a 0.</w:t>
      </w:r>
    </w:p>
    <w:p w14:paraId="4BD51F7E" w14:textId="77777777" w:rsidR="00703E2C" w:rsidRPr="001B22A9" w:rsidRDefault="0083014F" w:rsidP="00B72693">
      <w:pPr>
        <w:widowControl w:val="0"/>
        <w:pBdr>
          <w:top w:val="nil"/>
          <w:left w:val="nil"/>
          <w:bottom w:val="nil"/>
          <w:right w:val="nil"/>
          <w:between w:val="nil"/>
        </w:pBdr>
        <w:spacing w:after="160"/>
        <w:ind w:left="720"/>
        <w:jc w:val="both"/>
        <w:rPr>
          <w:rFonts w:asciiTheme="majorHAnsi" w:hAnsiTheme="majorHAnsi" w:cstheme="majorHAnsi"/>
          <w:lang w:eastAsia="zh-CN"/>
        </w:rPr>
      </w:pPr>
      <w:r w:rsidRPr="001B22A9">
        <w:rPr>
          <w:rFonts w:asciiTheme="majorHAnsi" w:hAnsiTheme="majorHAnsi" w:cstheme="majorHAnsi"/>
        </w:rPr>
        <w:t>As a result, for females, the parameter estimate is multiplied by zero, leaving the simple intercept and slope form familiar from simple regression.</w:t>
      </w:r>
    </w:p>
    <w:p w14:paraId="4CB97880" w14:textId="195BC8E8" w:rsidR="00386DB1" w:rsidRPr="001B22A9" w:rsidRDefault="00000000" w:rsidP="002A0495">
      <w:pPr>
        <w:widowControl w:val="0"/>
        <w:pBdr>
          <w:top w:val="nil"/>
          <w:left w:val="nil"/>
          <w:bottom w:val="nil"/>
          <w:right w:val="nil"/>
          <w:between w:val="nil"/>
        </w:pBdr>
        <w:spacing w:after="160"/>
        <w:jc w:val="both"/>
        <w:rPr>
          <w:rFonts w:asciiTheme="majorHAnsi" w:hAnsiTheme="majorHAnsi" w:cstheme="majorHAnsi"/>
          <w:lang w:eastAsia="zh-CN"/>
        </w:rPr>
      </w:pPr>
      <m:oMathPara>
        <m:oMath>
          <m:acc>
            <m:accPr>
              <m:ctrlPr>
                <w:rPr>
                  <w:rFonts w:ascii="Cambria Math" w:hAnsi="Cambria Math" w:cstheme="majorHAnsi"/>
                  <w:i/>
                  <w:lang w:eastAsia="zh-CN"/>
                </w:rPr>
              </m:ctrlPr>
            </m:accPr>
            <m:e>
              <m:r>
                <w:rPr>
                  <w:rFonts w:ascii="Cambria Math" w:hAnsi="Cambria Math" w:cstheme="majorHAnsi"/>
                  <w:lang w:eastAsia="zh-CN"/>
                </w:rPr>
                <m:t>score</m:t>
              </m:r>
            </m:e>
          </m:acc>
          <m:r>
            <w:rPr>
              <w:rFonts w:ascii="Cambria Math" w:hAnsi="Cambria Math" w:cstheme="majorHAnsi"/>
              <w:lang w:eastAsia="zh-CN"/>
            </w:rPr>
            <m:t> =</m:t>
          </m:r>
          <m:acc>
            <m:accPr>
              <m:ctrlPr>
                <w:rPr>
                  <w:rFonts w:ascii="Cambria Math" w:hAnsi="Cambria Math" w:cstheme="majorHAnsi"/>
                  <w:i/>
                  <w:lang w:eastAsia="zh-CN"/>
                </w:rPr>
              </m:ctrlPr>
            </m:accPr>
            <m:e>
              <m:sSub>
                <m:sSubPr>
                  <m:ctrlPr>
                    <w:rPr>
                      <w:rFonts w:ascii="Cambria Math" w:hAnsi="Cambria Math" w:cstheme="majorHAnsi"/>
                      <w:i/>
                      <w:lang w:eastAsia="zh-CN"/>
                    </w:rPr>
                  </m:ctrlPr>
                </m:sSubPr>
                <m:e>
                  <m:r>
                    <w:rPr>
                      <w:rFonts w:ascii="Cambria Math" w:hAnsi="Cambria Math" w:cstheme="majorHAnsi"/>
                      <w:lang w:eastAsia="zh-CN"/>
                    </w:rPr>
                    <m:t>β</m:t>
                  </m:r>
                </m:e>
                <m:sub>
                  <m:r>
                    <w:rPr>
                      <w:rFonts w:ascii="Cambria Math" w:hAnsi="Cambria Math" w:cstheme="majorHAnsi"/>
                      <w:lang w:eastAsia="zh-CN"/>
                    </w:rPr>
                    <m:t>0</m:t>
                  </m:r>
                </m:sub>
              </m:sSub>
            </m:e>
          </m:acc>
          <m:r>
            <w:rPr>
              <w:rFonts w:ascii="Cambria Math" w:hAnsi="Cambria Math" w:cstheme="majorHAnsi"/>
              <w:lang w:eastAsia="zh-CN"/>
            </w:rPr>
            <m:t>+</m:t>
          </m:r>
          <m:acc>
            <m:accPr>
              <m:ctrlPr>
                <w:rPr>
                  <w:rFonts w:ascii="Cambria Math" w:hAnsi="Cambria Math" w:cstheme="majorHAnsi"/>
                  <w:i/>
                  <w:lang w:eastAsia="zh-CN"/>
                </w:rPr>
              </m:ctrlPr>
            </m:accPr>
            <m:e>
              <m:sSub>
                <m:sSubPr>
                  <m:ctrlPr>
                    <w:rPr>
                      <w:rFonts w:ascii="Cambria Math" w:hAnsi="Cambria Math" w:cstheme="majorHAnsi"/>
                      <w:i/>
                      <w:lang w:eastAsia="zh-CN"/>
                    </w:rPr>
                  </m:ctrlPr>
                </m:sSubPr>
                <m:e>
                  <m:r>
                    <w:rPr>
                      <w:rFonts w:ascii="Cambria Math" w:hAnsi="Cambria Math" w:cstheme="majorHAnsi"/>
                      <w:lang w:eastAsia="zh-CN"/>
                    </w:rPr>
                    <m:t>β</m:t>
                  </m:r>
                </m:e>
                <m:sub>
                  <m:r>
                    <w:rPr>
                      <w:rFonts w:ascii="Cambria Math" w:hAnsi="Cambria Math" w:cstheme="majorHAnsi"/>
                      <w:lang w:eastAsia="zh-CN"/>
                    </w:rPr>
                    <m:t>1</m:t>
                  </m:r>
                </m:sub>
              </m:sSub>
            </m:e>
          </m:acc>
          <m:r>
            <w:rPr>
              <w:rFonts w:ascii="Cambria Math" w:hAnsi="Cambria Math" w:cstheme="majorHAnsi"/>
              <w:lang w:eastAsia="zh-CN"/>
            </w:rPr>
            <m:t>*bt</m:t>
          </m:r>
          <m:sSub>
            <m:sSubPr>
              <m:ctrlPr>
                <w:rPr>
                  <w:rFonts w:ascii="Cambria Math" w:hAnsi="Cambria Math" w:cstheme="majorHAnsi"/>
                  <w:i/>
                  <w:lang w:eastAsia="zh-CN"/>
                </w:rPr>
              </m:ctrlPr>
            </m:sSubPr>
            <m:e>
              <m:r>
                <w:rPr>
                  <w:rFonts w:ascii="Cambria Math" w:hAnsi="Cambria Math" w:cstheme="majorHAnsi"/>
                  <w:lang w:eastAsia="zh-CN"/>
                </w:rPr>
                <m:t>y</m:t>
              </m:r>
            </m:e>
            <m:sub>
              <m:r>
                <w:rPr>
                  <w:rFonts w:ascii="Cambria Math" w:hAnsi="Cambria Math" w:cstheme="majorHAnsi"/>
                  <w:lang w:eastAsia="zh-CN"/>
                </w:rPr>
                <m:t>ave</m:t>
              </m:r>
            </m:sub>
          </m:sSub>
          <m:r>
            <w:rPr>
              <w:rFonts w:ascii="Cambria Math" w:hAnsi="Cambria Math" w:cstheme="majorHAnsi"/>
              <w:lang w:eastAsia="zh-CN"/>
            </w:rPr>
            <m:t>+</m:t>
          </m:r>
          <m:acc>
            <m:accPr>
              <m:ctrlPr>
                <w:rPr>
                  <w:rFonts w:ascii="Cambria Math" w:hAnsi="Cambria Math" w:cstheme="majorHAnsi"/>
                  <w:i/>
                  <w:lang w:eastAsia="zh-CN"/>
                </w:rPr>
              </m:ctrlPr>
            </m:accPr>
            <m:e>
              <m:sSub>
                <m:sSubPr>
                  <m:ctrlPr>
                    <w:rPr>
                      <w:rFonts w:ascii="Cambria Math" w:hAnsi="Cambria Math" w:cstheme="majorHAnsi"/>
                      <w:i/>
                      <w:lang w:eastAsia="zh-CN"/>
                    </w:rPr>
                  </m:ctrlPr>
                </m:sSubPr>
                <m:e>
                  <m:r>
                    <w:rPr>
                      <w:rFonts w:ascii="Cambria Math" w:hAnsi="Cambria Math" w:cstheme="majorHAnsi"/>
                      <w:lang w:eastAsia="zh-CN"/>
                    </w:rPr>
                    <m:t>β</m:t>
                  </m:r>
                </m:e>
                <m:sub>
                  <m:r>
                    <w:rPr>
                      <w:rFonts w:ascii="Cambria Math" w:hAnsi="Cambria Math" w:cstheme="majorHAnsi"/>
                      <w:lang w:eastAsia="zh-CN"/>
                    </w:rPr>
                    <m:t>2</m:t>
                  </m:r>
                </m:sub>
              </m:sSub>
            </m:e>
          </m:acc>
          <m:r>
            <w:rPr>
              <w:rFonts w:ascii="Cambria Math" w:hAnsi="Cambria Math" w:cstheme="majorHAnsi"/>
              <w:lang w:eastAsia="zh-CN"/>
            </w:rPr>
            <m:t>*0    </m:t>
          </m:r>
        </m:oMath>
      </m:oMathPara>
    </w:p>
    <w:p w14:paraId="76560D5B" w14:textId="381C6BE5" w:rsidR="00703E2C" w:rsidRPr="001B22A9" w:rsidRDefault="0083014F" w:rsidP="00096C7F">
      <w:pPr>
        <w:pStyle w:val="ListParagraph"/>
        <w:widowControl w:val="0"/>
        <w:numPr>
          <w:ilvl w:val="0"/>
          <w:numId w:val="11"/>
        </w:numPr>
        <w:pBdr>
          <w:top w:val="nil"/>
          <w:left w:val="nil"/>
          <w:bottom w:val="nil"/>
          <w:right w:val="nil"/>
          <w:between w:val="nil"/>
        </w:pBdr>
        <w:spacing w:line="276" w:lineRule="auto"/>
        <w:contextualSpacing w:val="0"/>
        <w:jc w:val="both"/>
        <w:rPr>
          <w:rFonts w:asciiTheme="majorHAnsi" w:eastAsia="Times New Roman" w:hAnsiTheme="majorHAnsi" w:cstheme="majorHAnsi"/>
        </w:rPr>
      </w:pPr>
      <w:r w:rsidRPr="001B22A9">
        <w:rPr>
          <w:rFonts w:asciiTheme="majorHAnsi" w:eastAsia="Times New Roman" w:hAnsiTheme="majorHAnsi" w:cstheme="majorHAnsi"/>
        </w:rPr>
        <w:lastRenderedPageBreak/>
        <w:t>What is the equation corresponding to males?</w:t>
      </w:r>
      <w:r w:rsidR="008E7746" w:rsidRPr="001B22A9">
        <w:rPr>
          <w:rFonts w:asciiTheme="majorHAnsi" w:hAnsiTheme="majorHAnsi" w:cstheme="majorHAnsi"/>
        </w:rPr>
        <w:t xml:space="preserve"> </w:t>
      </w:r>
      <w:r w:rsidRPr="001B22A9">
        <w:rPr>
          <w:rFonts w:asciiTheme="majorHAnsi" w:eastAsia="Times New Roman" w:hAnsiTheme="majorHAnsi" w:cstheme="majorHAnsi"/>
        </w:rPr>
        <w:t>For two professors who received the same beauty rating, which gender tends to have the higher course evaluation score?</w:t>
      </w:r>
      <w:r w:rsidR="002426E4" w:rsidRPr="001B22A9">
        <w:rPr>
          <w:rFonts w:asciiTheme="majorHAnsi" w:hAnsiTheme="majorHAnsi" w:cstheme="majorHAnsi"/>
        </w:rPr>
        <w:t xml:space="preserve"> Please explain the </w:t>
      </w:r>
      <m:oMath>
        <m:sSub>
          <m:sSubPr>
            <m:ctrlPr>
              <w:rPr>
                <w:rFonts w:ascii="Cambria Math" w:hAnsi="Cambria Math" w:cstheme="majorHAnsi"/>
                <w:i/>
              </w:rPr>
            </m:ctrlPr>
          </m:sSubPr>
          <m:e>
            <m:r>
              <w:rPr>
                <w:rFonts w:ascii="Cambria Math" w:hAnsi="Cambria Math" w:cstheme="majorHAnsi"/>
              </w:rPr>
              <m:t>β</m:t>
            </m:r>
          </m:e>
          <m:sub>
            <m:r>
              <w:rPr>
                <w:rFonts w:ascii="Cambria Math" w:hAnsi="Cambria Math" w:cstheme="majorHAnsi"/>
              </w:rPr>
              <m:t>0</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β</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β</m:t>
            </m:r>
          </m:e>
          <m:sub>
            <m:r>
              <w:rPr>
                <w:rFonts w:ascii="Cambria Math" w:hAnsi="Cambria Math" w:cstheme="majorHAnsi"/>
              </w:rPr>
              <m:t>2</m:t>
            </m:r>
          </m:sub>
        </m:sSub>
      </m:oMath>
      <w:r w:rsidR="002426E4" w:rsidRPr="001B22A9">
        <w:rPr>
          <w:rFonts w:asciiTheme="majorHAnsi" w:hAnsiTheme="majorHAnsi" w:cstheme="majorHAnsi"/>
        </w:rPr>
        <w:t>.</w:t>
      </w:r>
      <w:r w:rsidR="00096C7F" w:rsidRPr="001B22A9">
        <w:rPr>
          <w:rFonts w:asciiTheme="majorHAnsi" w:hAnsiTheme="majorHAnsi" w:cstheme="majorHAnsi"/>
        </w:rPr>
        <w:t xml:space="preserve"> </w:t>
      </w:r>
      <w:r w:rsidR="00096C7F" w:rsidRPr="001B22A9">
        <w:rPr>
          <w:rFonts w:asciiTheme="majorHAnsi" w:eastAsia="SimSun" w:hAnsiTheme="majorHAnsi" w:cstheme="majorHAnsi"/>
        </w:rPr>
        <w:t>(0.5 pts)</w:t>
      </w:r>
    </w:p>
    <w:p w14:paraId="1A870D00" w14:textId="3BD1F45A" w:rsidR="002A0495" w:rsidRPr="001B22A9" w:rsidRDefault="00000000" w:rsidP="002A0495">
      <w:pPr>
        <w:pStyle w:val="ListParagraph"/>
        <w:widowControl w:val="0"/>
        <w:pBdr>
          <w:top w:val="nil"/>
          <w:left w:val="nil"/>
          <w:bottom w:val="nil"/>
          <w:right w:val="nil"/>
          <w:between w:val="nil"/>
        </w:pBdr>
        <w:jc w:val="both"/>
        <w:rPr>
          <w:rFonts w:asciiTheme="majorHAnsi" w:hAnsiTheme="majorHAnsi" w:cstheme="majorHAnsi"/>
          <w:color w:val="FF0000"/>
          <w:rtl/>
        </w:rPr>
      </w:pPr>
      <m:oMathPara>
        <m:oMath>
          <m:acc>
            <m:accPr>
              <m:ctrlPr>
                <w:rPr>
                  <w:rFonts w:ascii="Cambria Math" w:hAnsi="Cambria Math" w:cstheme="majorHAnsi"/>
                  <w:i/>
                  <w:color w:val="FF0000"/>
                </w:rPr>
              </m:ctrlPr>
            </m:accPr>
            <m:e>
              <m:r>
                <w:rPr>
                  <w:rFonts w:ascii="Cambria Math" w:hAnsi="Cambria Math" w:cstheme="majorHAnsi"/>
                  <w:color w:val="FF0000"/>
                </w:rPr>
                <m:t>score</m:t>
              </m:r>
            </m:e>
          </m:acc>
          <m:r>
            <w:rPr>
              <w:rFonts w:ascii="Cambria Math" w:hAnsi="Cambria Math" w:cstheme="majorHAnsi"/>
              <w:color w:val="FF0000"/>
            </w:rPr>
            <m:t> =</m:t>
          </m:r>
          <m:acc>
            <m:accPr>
              <m:ctrlPr>
                <w:rPr>
                  <w:rFonts w:ascii="Cambria Math" w:hAnsi="Cambria Math" w:cstheme="majorHAnsi"/>
                  <w:i/>
                  <w:color w:val="FF0000"/>
                </w:rPr>
              </m:ctrlPr>
            </m:accPr>
            <m:e>
              <m:sSub>
                <m:sSubPr>
                  <m:ctrlPr>
                    <w:rPr>
                      <w:rFonts w:ascii="Cambria Math" w:hAnsi="Cambria Math" w:cstheme="majorHAnsi"/>
                      <w:i/>
                      <w:color w:val="FF0000"/>
                    </w:rPr>
                  </m:ctrlPr>
                </m:sSubPr>
                <m:e>
                  <m:r>
                    <w:rPr>
                      <w:rFonts w:ascii="Cambria Math" w:hAnsi="Cambria Math" w:cstheme="majorHAnsi"/>
                      <w:color w:val="FF0000"/>
                    </w:rPr>
                    <m:t>β</m:t>
                  </m:r>
                </m:e>
                <m:sub>
                  <m:r>
                    <w:rPr>
                      <w:rFonts w:ascii="Cambria Math" w:hAnsi="Cambria Math" w:cstheme="majorHAnsi"/>
                      <w:color w:val="FF0000"/>
                    </w:rPr>
                    <m:t>0</m:t>
                  </m:r>
                </m:sub>
              </m:sSub>
            </m:e>
          </m:acc>
          <m:r>
            <w:rPr>
              <w:rFonts w:ascii="Cambria Math" w:hAnsi="Cambria Math" w:cstheme="majorHAnsi"/>
              <w:color w:val="FF0000"/>
            </w:rPr>
            <m:t>+</m:t>
          </m:r>
          <m:acc>
            <m:accPr>
              <m:ctrlPr>
                <w:rPr>
                  <w:rFonts w:ascii="Cambria Math" w:hAnsi="Cambria Math" w:cstheme="majorHAnsi"/>
                  <w:i/>
                  <w:color w:val="FF0000"/>
                </w:rPr>
              </m:ctrlPr>
            </m:accPr>
            <m:e>
              <m:sSub>
                <m:sSubPr>
                  <m:ctrlPr>
                    <w:rPr>
                      <w:rFonts w:ascii="Cambria Math" w:hAnsi="Cambria Math" w:cstheme="majorHAnsi"/>
                      <w:i/>
                      <w:color w:val="FF0000"/>
                    </w:rPr>
                  </m:ctrlPr>
                </m:sSubPr>
                <m:e>
                  <m:r>
                    <w:rPr>
                      <w:rFonts w:ascii="Cambria Math" w:hAnsi="Cambria Math" w:cstheme="majorHAnsi"/>
                      <w:color w:val="FF0000"/>
                    </w:rPr>
                    <m:t>β</m:t>
                  </m:r>
                </m:e>
                <m:sub>
                  <m:r>
                    <w:rPr>
                      <w:rFonts w:ascii="Cambria Math" w:hAnsi="Cambria Math" w:cstheme="majorHAnsi"/>
                      <w:color w:val="FF0000"/>
                    </w:rPr>
                    <m:t>1</m:t>
                  </m:r>
                </m:sub>
              </m:sSub>
            </m:e>
          </m:acc>
          <m:r>
            <w:rPr>
              <w:rFonts w:ascii="Cambria Math" w:hAnsi="Cambria Math" w:cstheme="majorHAnsi"/>
              <w:color w:val="FF0000"/>
            </w:rPr>
            <m:t>*bt</m:t>
          </m:r>
          <m:sSub>
            <m:sSubPr>
              <m:ctrlPr>
                <w:rPr>
                  <w:rFonts w:ascii="Cambria Math" w:hAnsi="Cambria Math" w:cstheme="majorHAnsi"/>
                  <w:i/>
                  <w:color w:val="FF0000"/>
                </w:rPr>
              </m:ctrlPr>
            </m:sSubPr>
            <m:e>
              <m:r>
                <w:rPr>
                  <w:rFonts w:ascii="Cambria Math" w:hAnsi="Cambria Math" w:cstheme="majorHAnsi"/>
                  <w:color w:val="FF0000"/>
                </w:rPr>
                <m:t>y</m:t>
              </m:r>
            </m:e>
            <m:sub>
              <m:r>
                <w:rPr>
                  <w:rFonts w:ascii="Cambria Math" w:hAnsi="Cambria Math" w:cstheme="majorHAnsi"/>
                  <w:color w:val="FF0000"/>
                </w:rPr>
                <m:t>ave</m:t>
              </m:r>
            </m:sub>
          </m:sSub>
          <m:r>
            <w:rPr>
              <w:rFonts w:ascii="Cambria Math" w:hAnsi="Cambria Math" w:cstheme="majorHAnsi"/>
              <w:color w:val="FF0000"/>
            </w:rPr>
            <m:t>+</m:t>
          </m:r>
          <m:acc>
            <m:accPr>
              <m:ctrlPr>
                <w:rPr>
                  <w:rFonts w:ascii="Cambria Math" w:hAnsi="Cambria Math" w:cstheme="majorHAnsi"/>
                  <w:i/>
                  <w:color w:val="FF0000"/>
                </w:rPr>
              </m:ctrlPr>
            </m:accPr>
            <m:e>
              <m:sSub>
                <m:sSubPr>
                  <m:ctrlPr>
                    <w:rPr>
                      <w:rFonts w:ascii="Cambria Math" w:hAnsi="Cambria Math" w:cstheme="majorHAnsi"/>
                      <w:i/>
                      <w:color w:val="FF0000"/>
                    </w:rPr>
                  </m:ctrlPr>
                </m:sSubPr>
                <m:e>
                  <m:r>
                    <w:rPr>
                      <w:rFonts w:ascii="Cambria Math" w:hAnsi="Cambria Math" w:cstheme="majorHAnsi"/>
                      <w:color w:val="FF0000"/>
                    </w:rPr>
                    <m:t>β</m:t>
                  </m:r>
                </m:e>
                <m:sub>
                  <m:r>
                    <w:rPr>
                      <w:rFonts w:ascii="Cambria Math" w:hAnsi="Cambria Math" w:cstheme="majorHAnsi"/>
                      <w:color w:val="FF0000"/>
                    </w:rPr>
                    <m:t>2</m:t>
                  </m:r>
                </m:sub>
              </m:sSub>
            </m:e>
          </m:acc>
          <m:r>
            <w:rPr>
              <w:rFonts w:ascii="Cambria Math" w:hAnsi="Cambria Math" w:cstheme="majorHAnsi"/>
              <w:color w:val="FF0000"/>
            </w:rPr>
            <m:t>*gendermale </m:t>
          </m:r>
        </m:oMath>
      </m:oMathPara>
    </w:p>
    <w:p w14:paraId="36035070" w14:textId="5C0636B2" w:rsidR="00046CEB" w:rsidRPr="001B22A9" w:rsidRDefault="00000000" w:rsidP="00046CEB">
      <w:pPr>
        <w:pStyle w:val="ListParagraph"/>
        <w:widowControl w:val="0"/>
        <w:pBdr>
          <w:top w:val="nil"/>
          <w:left w:val="nil"/>
          <w:bottom w:val="nil"/>
          <w:right w:val="nil"/>
          <w:between w:val="nil"/>
        </w:pBdr>
        <w:jc w:val="both"/>
        <w:rPr>
          <w:rFonts w:asciiTheme="majorHAnsi" w:hAnsiTheme="majorHAnsi" w:cstheme="majorHAnsi"/>
          <w:color w:val="FF0000"/>
        </w:rPr>
      </w:pPr>
      <m:oMathPara>
        <m:oMath>
          <m:acc>
            <m:accPr>
              <m:ctrlPr>
                <w:rPr>
                  <w:rFonts w:ascii="Cambria Math" w:hAnsi="Cambria Math" w:cstheme="majorHAnsi"/>
                  <w:i/>
                  <w:color w:val="FF0000"/>
                </w:rPr>
              </m:ctrlPr>
            </m:accPr>
            <m:e>
              <m:r>
                <w:rPr>
                  <w:rFonts w:ascii="Cambria Math" w:hAnsi="Cambria Math" w:cstheme="majorHAnsi"/>
                  <w:color w:val="FF0000"/>
                </w:rPr>
                <m:t>score</m:t>
              </m:r>
            </m:e>
          </m:acc>
          <m:r>
            <w:rPr>
              <w:rFonts w:ascii="Cambria Math" w:hAnsi="Cambria Math" w:cstheme="majorHAnsi"/>
              <w:color w:val="FF0000"/>
            </w:rPr>
            <m:t> =</m:t>
          </m:r>
          <m:r>
            <w:ins w:id="5" w:author="Yanan Wu" w:date="2025-03-08T12:44:00Z" w16du:dateUtc="2025-03-08T17:44:00Z">
              <w:rPr>
                <w:rFonts w:ascii="Cambria Math" w:hAnsi="Cambria Math" w:cstheme="majorHAnsi"/>
                <w:color w:val="FF0000"/>
              </w:rPr>
              <m:t>3.74</m:t>
            </w:ins>
          </m:r>
          <m:acc>
            <m:accPr>
              <m:ctrlPr>
                <w:rPr>
                  <w:rFonts w:ascii="Cambria Math" w:hAnsi="Cambria Math" w:cstheme="majorHAnsi"/>
                  <w:i/>
                  <w:color w:val="FF0000"/>
                </w:rPr>
              </m:ctrlPr>
            </m:accPr>
            <m:e>
              <m:r>
                <w:del w:id="6" w:author="Yanan Wu" w:date="2025-03-08T12:44:00Z" w16du:dateUtc="2025-03-08T17:44:00Z">
                  <w:rPr>
                    <w:rFonts w:ascii="Cambria Math" w:hAnsi="Cambria Math" w:cstheme="majorHAnsi"/>
                    <w:color w:val="FF0000"/>
                  </w:rPr>
                  <m:t>3.74</m:t>
                </w:del>
              </m:r>
            </m:e>
          </m:acc>
          <m:r>
            <w:rPr>
              <w:rFonts w:ascii="Cambria Math" w:hAnsi="Cambria Math" w:cstheme="majorHAnsi"/>
              <w:color w:val="FF0000"/>
            </w:rPr>
            <m:t>+</m:t>
          </m:r>
          <m:acc>
            <m:accPr>
              <m:ctrlPr>
                <w:rPr>
                  <w:rFonts w:ascii="Cambria Math" w:hAnsi="Cambria Math" w:cstheme="majorHAnsi"/>
                  <w:i/>
                  <w:color w:val="FF0000"/>
                </w:rPr>
              </m:ctrlPr>
            </m:accPr>
            <m:e>
              <m:r>
                <w:del w:id="7" w:author="Yanan Wu" w:date="2025-03-08T12:44:00Z" w16du:dateUtc="2025-03-08T17:44:00Z">
                  <w:rPr>
                    <w:rFonts w:ascii="Cambria Math" w:hAnsi="Cambria Math" w:cstheme="majorHAnsi"/>
                    <w:color w:val="FF0000"/>
                  </w:rPr>
                  <m:t>0.07416</m:t>
                </w:del>
              </m:r>
            </m:e>
          </m:acc>
          <m:r>
            <w:ins w:id="8" w:author="Yanan Wu" w:date="2025-03-08T12:44:00Z" w16du:dateUtc="2025-03-08T17:44:00Z">
              <w:rPr>
                <w:rFonts w:ascii="Cambria Math" w:hAnsi="Cambria Math" w:cstheme="majorHAnsi"/>
                <w:color w:val="FF0000"/>
              </w:rPr>
              <m:t>0.07416</m:t>
            </w:ins>
          </m:r>
          <m:r>
            <w:rPr>
              <w:rFonts w:ascii="Cambria Math" w:hAnsi="Cambria Math" w:cstheme="majorHAnsi"/>
              <w:color w:val="FF0000"/>
            </w:rPr>
            <m:t>*bt</m:t>
          </m:r>
          <m:sSub>
            <m:sSubPr>
              <m:ctrlPr>
                <w:rPr>
                  <w:rFonts w:ascii="Cambria Math" w:hAnsi="Cambria Math" w:cstheme="majorHAnsi"/>
                  <w:i/>
                  <w:color w:val="FF0000"/>
                </w:rPr>
              </m:ctrlPr>
            </m:sSubPr>
            <m:e>
              <m:r>
                <w:rPr>
                  <w:rFonts w:ascii="Cambria Math" w:hAnsi="Cambria Math" w:cstheme="majorHAnsi"/>
                  <w:color w:val="FF0000"/>
                </w:rPr>
                <m:t>y</m:t>
              </m:r>
            </m:e>
            <m:sub>
              <m:r>
                <w:rPr>
                  <w:rFonts w:ascii="Cambria Math" w:hAnsi="Cambria Math" w:cstheme="majorHAnsi"/>
                  <w:color w:val="FF0000"/>
                </w:rPr>
                <m:t>ave</m:t>
              </m:r>
            </m:sub>
          </m:sSub>
          <m:r>
            <w:rPr>
              <w:rFonts w:ascii="Cambria Math" w:hAnsi="Cambria Math" w:cstheme="majorHAnsi"/>
              <w:color w:val="FF0000"/>
            </w:rPr>
            <m:t>+</m:t>
          </m:r>
          <m:r>
            <w:ins w:id="9" w:author="Yanan Wu" w:date="2025-03-08T12:44:00Z" w16du:dateUtc="2025-03-08T17:44:00Z">
              <w:rPr>
                <w:rFonts w:ascii="Cambria Math" w:hAnsi="Cambria Math" w:cstheme="majorHAnsi"/>
                <w:color w:val="FF0000"/>
              </w:rPr>
              <m:t>0.17239</m:t>
            </w:ins>
          </m:r>
          <m:acc>
            <m:accPr>
              <m:ctrlPr>
                <w:del w:id="10" w:author="Yanan Wu" w:date="2025-03-08T12:44:00Z" w16du:dateUtc="2025-03-08T17:44:00Z">
                  <w:rPr>
                    <w:rFonts w:ascii="Cambria Math" w:hAnsi="Cambria Math" w:cstheme="majorHAnsi"/>
                    <w:i/>
                    <w:color w:val="FF0000"/>
                  </w:rPr>
                </w:del>
              </m:ctrlPr>
            </m:accPr>
            <m:e>
              <m:r>
                <w:del w:id="11" w:author="Yanan Wu" w:date="2025-03-08T12:44:00Z" w16du:dateUtc="2025-03-08T17:44:00Z">
                  <m:rPr>
                    <m:sty m:val="p"/>
                  </m:rPr>
                  <w:rPr>
                    <w:rFonts w:ascii="Cambria Math" w:eastAsia="Times New Roman" w:hAnsi="Cambria Math" w:cstheme="majorHAnsi"/>
                    <w:color w:val="FF0000"/>
                    <w:lang w:eastAsia="en-GB"/>
                  </w:rPr>
                  <m:t>0.17239</m:t>
                </w:del>
              </m:r>
            </m:e>
          </m:acc>
          <m:r>
            <w:rPr>
              <w:rFonts w:ascii="Cambria Math" w:hAnsi="Cambria Math" w:cstheme="majorHAnsi"/>
              <w:color w:val="FF0000"/>
            </w:rPr>
            <m:t>*1 </m:t>
          </m:r>
        </m:oMath>
      </m:oMathPara>
    </w:p>
    <w:p w14:paraId="3A53777D" w14:textId="77777777" w:rsidR="00046CEB" w:rsidRPr="001B22A9" w:rsidRDefault="00046CEB" w:rsidP="002A0495">
      <w:pPr>
        <w:pStyle w:val="ListParagraph"/>
        <w:widowControl w:val="0"/>
        <w:pBdr>
          <w:top w:val="nil"/>
          <w:left w:val="nil"/>
          <w:bottom w:val="nil"/>
          <w:right w:val="nil"/>
          <w:between w:val="nil"/>
        </w:pBdr>
        <w:jc w:val="both"/>
        <w:rPr>
          <w:rFonts w:asciiTheme="majorHAnsi" w:hAnsiTheme="majorHAnsi" w:cstheme="majorHAnsi"/>
          <w:color w:val="FF0000"/>
        </w:rPr>
      </w:pPr>
    </w:p>
    <w:p w14:paraId="6E14F7B2" w14:textId="56EA37FA" w:rsidR="00775D68" w:rsidRPr="00775D68" w:rsidRDefault="00775D68" w:rsidP="00115C16">
      <w:pPr>
        <w:rPr>
          <w:rFonts w:asciiTheme="majorHAnsi" w:hAnsiTheme="majorHAnsi" w:cstheme="majorHAnsi"/>
          <w:color w:val="FF0000"/>
        </w:rPr>
      </w:pPr>
      <w:r w:rsidRPr="00775D68">
        <w:rPr>
          <w:rFonts w:asciiTheme="majorHAnsi" w:hAnsiTheme="majorHAnsi" w:cstheme="majorHAnsi"/>
          <w:color w:val="FF0000"/>
        </w:rPr>
        <w:t xml:space="preserve">β₀ </w:t>
      </w:r>
      <w:r w:rsidR="00714F88" w:rsidRPr="001B22A9">
        <w:rPr>
          <w:rFonts w:asciiTheme="majorHAnsi" w:hAnsiTheme="majorHAnsi" w:cstheme="majorHAnsi"/>
          <w:color w:val="FF0000"/>
        </w:rPr>
        <w:t>:The</w:t>
      </w:r>
      <w:del w:id="12" w:author="Yanan Wu" w:date="2025-03-08T12:46:00Z" w16du:dateUtc="2025-03-08T17:46:00Z">
        <w:r w:rsidRPr="00775D68" w:rsidDel="00CD0CBB">
          <w:rPr>
            <w:rFonts w:asciiTheme="majorHAnsi" w:hAnsiTheme="majorHAnsi" w:cstheme="majorHAnsi"/>
            <w:color w:val="FF0000"/>
          </w:rPr>
          <w:delText xml:space="preserve"> predicted course evaluation score for a female professor (gendermale = 0) with a beauty score of 0</w:delText>
        </w:r>
      </w:del>
      <w:ins w:id="13" w:author="Yanan Wu" w:date="2025-03-08T12:46:00Z" w16du:dateUtc="2025-03-08T17:46:00Z">
        <w:r w:rsidR="00CD0CBB">
          <w:rPr>
            <w:rFonts w:asciiTheme="majorHAnsi" w:hAnsiTheme="majorHAnsi" w:cstheme="majorHAnsi"/>
            <w:color w:val="FF0000"/>
            <w:lang w:val="en-US"/>
          </w:rPr>
          <w:t xml:space="preserve">intercept </w:t>
        </w:r>
      </w:ins>
      <w:r w:rsidR="00714F88" w:rsidRPr="001B22A9">
        <w:rPr>
          <w:rFonts w:asciiTheme="majorHAnsi" w:hAnsiTheme="majorHAnsi" w:cstheme="majorHAnsi"/>
          <w:color w:val="FF0000"/>
        </w:rPr>
        <w:t xml:space="preserve"> is 3.747</w:t>
      </w:r>
    </w:p>
    <w:p w14:paraId="0C7DB202" w14:textId="02FC8EE2" w:rsidR="00775D68" w:rsidRPr="00775D68" w:rsidRDefault="00775D68" w:rsidP="00714F88">
      <w:pPr>
        <w:rPr>
          <w:rFonts w:asciiTheme="majorHAnsi" w:hAnsiTheme="majorHAnsi" w:cstheme="majorHAnsi"/>
          <w:color w:val="FF0000"/>
        </w:rPr>
      </w:pPr>
      <w:r w:rsidRPr="00775D68">
        <w:rPr>
          <w:rFonts w:asciiTheme="majorHAnsi" w:hAnsiTheme="majorHAnsi" w:cstheme="majorHAnsi"/>
          <w:color w:val="FF0000"/>
        </w:rPr>
        <w:t>β₁</w:t>
      </w:r>
      <w:r w:rsidR="00714F88" w:rsidRPr="001B22A9">
        <w:rPr>
          <w:rFonts w:asciiTheme="majorHAnsi" w:hAnsiTheme="majorHAnsi" w:cstheme="majorHAnsi"/>
          <w:color w:val="FF0000"/>
        </w:rPr>
        <w:t>:</w:t>
      </w:r>
      <w:r w:rsidRPr="00775D68">
        <w:rPr>
          <w:rFonts w:asciiTheme="majorHAnsi" w:hAnsiTheme="majorHAnsi" w:cstheme="majorHAnsi"/>
          <w:color w:val="FF0000"/>
        </w:rPr>
        <w:t xml:space="preserve"> For each additional unit increase in beauty score, the</w:t>
      </w:r>
      <w:r w:rsidR="008C79AD" w:rsidRPr="001B22A9">
        <w:rPr>
          <w:rFonts w:asciiTheme="majorHAnsi" w:hAnsiTheme="majorHAnsi" w:cstheme="majorHAnsi"/>
          <w:color w:val="FF0000"/>
        </w:rPr>
        <w:t xml:space="preserve">re is an increament in </w:t>
      </w:r>
      <w:r w:rsidRPr="00775D68">
        <w:rPr>
          <w:rFonts w:asciiTheme="majorHAnsi" w:hAnsiTheme="majorHAnsi" w:cstheme="majorHAnsi"/>
          <w:color w:val="FF0000"/>
        </w:rPr>
        <w:t>course evaluation score by 0.074, regardless of gender.</w:t>
      </w:r>
    </w:p>
    <w:p w14:paraId="447B7B3D" w14:textId="1B82022A" w:rsidR="0004624E" w:rsidRPr="00775D68" w:rsidRDefault="00775D68" w:rsidP="006F6ECA">
      <w:pPr>
        <w:rPr>
          <w:rFonts w:asciiTheme="majorHAnsi" w:hAnsiTheme="majorHAnsi" w:cstheme="majorHAnsi"/>
          <w:color w:val="FF0000"/>
        </w:rPr>
      </w:pPr>
      <w:r w:rsidRPr="00775D68">
        <w:rPr>
          <w:rFonts w:asciiTheme="majorHAnsi" w:hAnsiTheme="majorHAnsi" w:cstheme="majorHAnsi"/>
          <w:color w:val="FF0000"/>
        </w:rPr>
        <w:t>β₂</w:t>
      </w:r>
      <w:r w:rsidR="004B7597" w:rsidRPr="001B22A9">
        <w:rPr>
          <w:rFonts w:asciiTheme="majorHAnsi" w:hAnsiTheme="majorHAnsi" w:cstheme="majorHAnsi"/>
          <w:color w:val="FF0000"/>
        </w:rPr>
        <w:t xml:space="preserve">: This is </w:t>
      </w:r>
      <w:r w:rsidRPr="00775D68">
        <w:rPr>
          <w:rFonts w:asciiTheme="majorHAnsi" w:hAnsiTheme="majorHAnsi" w:cstheme="majorHAnsi"/>
          <w:color w:val="FF0000"/>
        </w:rPr>
        <w:t xml:space="preserve">gendermale coefficient </w:t>
      </w:r>
      <w:r w:rsidR="004B7597" w:rsidRPr="001B22A9">
        <w:rPr>
          <w:rFonts w:asciiTheme="majorHAnsi" w:hAnsiTheme="majorHAnsi" w:cstheme="majorHAnsi"/>
          <w:color w:val="FF0000"/>
        </w:rPr>
        <w:t>which reveals that the m</w:t>
      </w:r>
      <w:r w:rsidRPr="00775D68">
        <w:rPr>
          <w:rFonts w:asciiTheme="majorHAnsi" w:hAnsiTheme="majorHAnsi" w:cstheme="majorHAnsi"/>
          <w:color w:val="FF0000"/>
        </w:rPr>
        <w:t>ale professors receive an average 0.172 higher evaluation score than female professors, controlling for beauty.</w:t>
      </w:r>
    </w:p>
    <w:p w14:paraId="7297DAB1" w14:textId="0CB96F4F" w:rsidR="00B40B8C" w:rsidRPr="001B22A9" w:rsidRDefault="001B1CB4" w:rsidP="00BD672F">
      <w:pPr>
        <w:spacing w:before="100" w:beforeAutospacing="1" w:after="100" w:afterAutospacing="1"/>
        <w:rPr>
          <w:rFonts w:asciiTheme="majorHAnsi" w:hAnsiTheme="majorHAnsi" w:cstheme="majorHAnsi"/>
          <w:color w:val="FF0000"/>
        </w:rPr>
      </w:pPr>
      <w:r w:rsidRPr="001B22A9">
        <w:rPr>
          <w:rFonts w:asciiTheme="majorHAnsi" w:hAnsiTheme="majorHAnsi" w:cstheme="majorHAnsi"/>
          <w:color w:val="FF0000"/>
        </w:rPr>
        <w:t>M</w:t>
      </w:r>
      <w:r w:rsidR="0004624E" w:rsidRPr="00775D68">
        <w:rPr>
          <w:rFonts w:asciiTheme="majorHAnsi" w:hAnsiTheme="majorHAnsi" w:cstheme="majorHAnsi"/>
          <w:color w:val="FF0000"/>
        </w:rPr>
        <w:t>ale professors receive an average 0.172 higher evaluation score than female professors.</w:t>
      </w:r>
    </w:p>
    <w:p w14:paraId="5E4B62B4" w14:textId="7AACD6C2" w:rsidR="00703E2C" w:rsidRPr="001B22A9" w:rsidRDefault="0083014F" w:rsidP="00096C7F">
      <w:pPr>
        <w:pStyle w:val="ListParagraph"/>
        <w:widowControl w:val="0"/>
        <w:numPr>
          <w:ilvl w:val="0"/>
          <w:numId w:val="5"/>
        </w:numPr>
        <w:pBdr>
          <w:top w:val="nil"/>
          <w:left w:val="nil"/>
          <w:bottom w:val="nil"/>
          <w:right w:val="nil"/>
          <w:between w:val="nil"/>
        </w:pBdr>
        <w:spacing w:line="276" w:lineRule="auto"/>
        <w:contextualSpacing w:val="0"/>
        <w:jc w:val="both"/>
        <w:rPr>
          <w:rFonts w:asciiTheme="majorHAnsi" w:eastAsia="Times New Roman" w:hAnsiTheme="majorHAnsi" w:cstheme="majorHAnsi"/>
        </w:rPr>
      </w:pPr>
      <w:r w:rsidRPr="001B22A9">
        <w:rPr>
          <w:rFonts w:asciiTheme="majorHAnsi" w:eastAsia="Times New Roman" w:hAnsiTheme="majorHAnsi" w:cstheme="majorHAnsi"/>
        </w:rPr>
        <w:t xml:space="preserve">Create a new model called </w:t>
      </w:r>
      <w:proofErr w:type="spellStart"/>
      <w:r w:rsidRPr="001B22A9">
        <w:rPr>
          <w:rFonts w:asciiTheme="majorHAnsi" w:eastAsia="Times New Roman" w:hAnsiTheme="majorHAnsi" w:cstheme="majorHAnsi"/>
        </w:rPr>
        <w:t>m_bty_rank</w:t>
      </w:r>
      <w:proofErr w:type="spellEnd"/>
      <w:r w:rsidRPr="001B22A9">
        <w:rPr>
          <w:rFonts w:asciiTheme="majorHAnsi" w:eastAsia="Times New Roman" w:hAnsiTheme="majorHAnsi" w:cstheme="majorHAnsi"/>
          <w:color w:val="639526"/>
        </w:rPr>
        <w:t xml:space="preserve"> </w:t>
      </w:r>
      <w:r w:rsidRPr="001B22A9">
        <w:rPr>
          <w:rFonts w:asciiTheme="majorHAnsi" w:eastAsia="Times New Roman" w:hAnsiTheme="majorHAnsi" w:cstheme="majorHAnsi"/>
        </w:rPr>
        <w:t>with gender</w:t>
      </w:r>
      <w:r w:rsidRPr="001B22A9">
        <w:rPr>
          <w:rFonts w:asciiTheme="majorHAnsi" w:eastAsia="Times New Roman" w:hAnsiTheme="majorHAnsi" w:cstheme="majorHAnsi"/>
          <w:color w:val="639526"/>
        </w:rPr>
        <w:t xml:space="preserve"> </w:t>
      </w:r>
      <w:r w:rsidRPr="001B22A9">
        <w:rPr>
          <w:rFonts w:asciiTheme="majorHAnsi" w:eastAsia="Times New Roman" w:hAnsiTheme="majorHAnsi" w:cstheme="majorHAnsi"/>
        </w:rPr>
        <w:t>removed and rank</w:t>
      </w:r>
      <w:r w:rsidRPr="001B22A9">
        <w:rPr>
          <w:rFonts w:asciiTheme="majorHAnsi" w:eastAsia="Times New Roman" w:hAnsiTheme="majorHAnsi" w:cstheme="majorHAnsi"/>
          <w:color w:val="639526"/>
        </w:rPr>
        <w:t xml:space="preserve"> </w:t>
      </w:r>
      <w:r w:rsidRPr="001B22A9">
        <w:rPr>
          <w:rFonts w:asciiTheme="majorHAnsi" w:eastAsia="Times New Roman" w:hAnsiTheme="majorHAnsi" w:cstheme="majorHAnsi"/>
        </w:rPr>
        <w:t>added in. How does R appear to handle categorical variables that have more than two levels? Note that the rank variable has three levels: teaching, tenure track, tenured.</w:t>
      </w:r>
      <w:r w:rsidR="00096C7F" w:rsidRPr="001B22A9">
        <w:rPr>
          <w:rFonts w:asciiTheme="majorHAnsi" w:eastAsia="SimSun" w:hAnsiTheme="majorHAnsi" w:cstheme="majorHAnsi"/>
        </w:rPr>
        <w:t xml:space="preserve"> (0.5 pts)</w:t>
      </w:r>
    </w:p>
    <w:p w14:paraId="5A093FA9" w14:textId="77777777" w:rsidR="001C4DF7" w:rsidRPr="00CD0CBB" w:rsidRDefault="001C4DF7" w:rsidP="001C4DF7">
      <w:pPr>
        <w:widowControl w:val="0"/>
        <w:pBdr>
          <w:top w:val="nil"/>
          <w:left w:val="nil"/>
          <w:bottom w:val="nil"/>
          <w:right w:val="nil"/>
          <w:between w:val="nil"/>
        </w:pBdr>
        <w:rPr>
          <w:rFonts w:asciiTheme="majorHAnsi" w:hAnsiTheme="majorHAnsi" w:cstheme="majorHAnsi"/>
          <w:color w:val="FF0000"/>
          <w:rPrChange w:id="14" w:author="Yanan Wu" w:date="2025-03-08T12:46:00Z" w16du:dateUtc="2025-03-08T17:46:00Z">
            <w:rPr>
              <w:rFonts w:asciiTheme="majorHAnsi" w:hAnsiTheme="majorHAnsi" w:cstheme="majorHAnsi"/>
            </w:rPr>
          </w:rPrChange>
        </w:rPr>
      </w:pPr>
      <w:r w:rsidRPr="00CD0CBB">
        <w:rPr>
          <w:rFonts w:asciiTheme="majorHAnsi" w:hAnsiTheme="majorHAnsi" w:cstheme="majorHAnsi"/>
          <w:color w:val="FF0000"/>
          <w:rPrChange w:id="15" w:author="Yanan Wu" w:date="2025-03-08T12:46:00Z" w16du:dateUtc="2025-03-08T17:46:00Z">
            <w:rPr>
              <w:rFonts w:asciiTheme="majorHAnsi" w:hAnsiTheme="majorHAnsi" w:cstheme="majorHAnsi"/>
            </w:rPr>
          </w:rPrChange>
        </w:rPr>
        <w:t>m_bty_rank = lm(score ~ bty_avg+rank, data=evals)</w:t>
      </w:r>
    </w:p>
    <w:p w14:paraId="2FDC1089" w14:textId="77777777" w:rsidR="001C4DF7" w:rsidRPr="00CD0CBB" w:rsidRDefault="001C4DF7" w:rsidP="001C4DF7">
      <w:pPr>
        <w:widowControl w:val="0"/>
        <w:pBdr>
          <w:top w:val="nil"/>
          <w:left w:val="nil"/>
          <w:bottom w:val="nil"/>
          <w:right w:val="nil"/>
          <w:between w:val="nil"/>
        </w:pBdr>
        <w:rPr>
          <w:rFonts w:asciiTheme="majorHAnsi" w:hAnsiTheme="majorHAnsi" w:cstheme="majorHAnsi"/>
          <w:color w:val="FF0000"/>
          <w:rPrChange w:id="16" w:author="Yanan Wu" w:date="2025-03-08T12:46:00Z" w16du:dateUtc="2025-03-08T17:46:00Z">
            <w:rPr>
              <w:rFonts w:asciiTheme="majorHAnsi" w:hAnsiTheme="majorHAnsi" w:cstheme="majorHAnsi"/>
            </w:rPr>
          </w:rPrChange>
        </w:rPr>
      </w:pPr>
      <w:r w:rsidRPr="00CD0CBB">
        <w:rPr>
          <w:rFonts w:asciiTheme="majorHAnsi" w:hAnsiTheme="majorHAnsi" w:cstheme="majorHAnsi"/>
          <w:color w:val="FF0000"/>
          <w:rPrChange w:id="17" w:author="Yanan Wu" w:date="2025-03-08T12:46:00Z" w16du:dateUtc="2025-03-08T17:46:00Z">
            <w:rPr>
              <w:rFonts w:asciiTheme="majorHAnsi" w:hAnsiTheme="majorHAnsi" w:cstheme="majorHAnsi"/>
            </w:rPr>
          </w:rPrChange>
        </w:rPr>
        <w:t>summary(m_bty_rank)</w:t>
      </w:r>
    </w:p>
    <w:p w14:paraId="1EF8A971" w14:textId="45C6FEE8" w:rsidR="001C4DF7" w:rsidRPr="001B22A9" w:rsidRDefault="007A3D41" w:rsidP="001C4DF7">
      <w:pPr>
        <w:pStyle w:val="ListParagraph"/>
        <w:widowControl w:val="0"/>
        <w:pBdr>
          <w:top w:val="nil"/>
          <w:left w:val="nil"/>
          <w:bottom w:val="nil"/>
          <w:right w:val="nil"/>
          <w:between w:val="nil"/>
        </w:pBdr>
        <w:spacing w:line="276" w:lineRule="auto"/>
        <w:contextualSpacing w:val="0"/>
        <w:jc w:val="both"/>
        <w:rPr>
          <w:rFonts w:asciiTheme="majorHAnsi" w:eastAsia="Times New Roman" w:hAnsiTheme="majorHAnsi" w:cstheme="majorHAnsi"/>
        </w:rPr>
      </w:pPr>
      <w:r w:rsidRPr="001B22A9">
        <w:rPr>
          <w:rFonts w:asciiTheme="majorHAnsi" w:eastAsia="Times New Roman" w:hAnsiTheme="majorHAnsi" w:cstheme="majorHAnsi"/>
          <w:noProof/>
        </w:rPr>
        <w:drawing>
          <wp:inline distT="0" distB="0" distL="0" distR="0" wp14:anchorId="7E2DF4D3" wp14:editId="12537177">
            <wp:extent cx="3881718" cy="3206638"/>
            <wp:effectExtent l="0" t="0" r="5080" b="0"/>
            <wp:docPr id="188765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55763" name=""/>
                    <pic:cNvPicPr/>
                  </pic:nvPicPr>
                  <pic:blipFill>
                    <a:blip r:embed="rId14"/>
                    <a:stretch>
                      <a:fillRect/>
                    </a:stretch>
                  </pic:blipFill>
                  <pic:spPr>
                    <a:xfrm>
                      <a:off x="0" y="0"/>
                      <a:ext cx="3909349" cy="3229464"/>
                    </a:xfrm>
                    <a:prstGeom prst="rect">
                      <a:avLst/>
                    </a:prstGeom>
                  </pic:spPr>
                </pic:pic>
              </a:graphicData>
            </a:graphic>
          </wp:inline>
        </w:drawing>
      </w:r>
    </w:p>
    <w:p w14:paraId="46DCBC3D" w14:textId="7D4D38E9" w:rsidR="00703E2C" w:rsidRPr="001B22A9" w:rsidRDefault="005B7529" w:rsidP="00FE4B37">
      <w:pPr>
        <w:spacing w:before="100" w:beforeAutospacing="1" w:after="100" w:afterAutospacing="1"/>
        <w:ind w:left="720"/>
        <w:rPr>
          <w:rFonts w:asciiTheme="majorHAnsi" w:hAnsiTheme="majorHAnsi" w:cstheme="majorHAnsi"/>
          <w:color w:val="FF0000"/>
        </w:rPr>
      </w:pPr>
      <w:r w:rsidRPr="005B7529">
        <w:rPr>
          <w:rFonts w:asciiTheme="majorHAnsi" w:hAnsiTheme="majorHAnsi" w:cstheme="majorHAnsi"/>
          <w:color w:val="FF0000"/>
        </w:rPr>
        <w:t>R automatically converts categorical variables into dummy (indicator) variab</w:t>
      </w:r>
      <w:r w:rsidR="001B1CB4" w:rsidRPr="001B22A9">
        <w:rPr>
          <w:rFonts w:asciiTheme="majorHAnsi" w:hAnsiTheme="majorHAnsi" w:cstheme="majorHAnsi"/>
          <w:color w:val="FF0000"/>
        </w:rPr>
        <w:t>l</w:t>
      </w:r>
      <w:r w:rsidRPr="005B7529">
        <w:rPr>
          <w:rFonts w:asciiTheme="majorHAnsi" w:hAnsiTheme="majorHAnsi" w:cstheme="majorHAnsi"/>
          <w:color w:val="FF0000"/>
        </w:rPr>
        <w:t xml:space="preserve">es.The first category </w:t>
      </w:r>
      <w:r w:rsidR="00A141C2" w:rsidRPr="001B22A9">
        <w:rPr>
          <w:rFonts w:asciiTheme="majorHAnsi" w:hAnsiTheme="majorHAnsi" w:cstheme="majorHAnsi"/>
          <w:color w:val="FF0000"/>
        </w:rPr>
        <w:t xml:space="preserve">‘Teaching’ is </w:t>
      </w:r>
      <w:r w:rsidRPr="005B7529">
        <w:rPr>
          <w:rFonts w:asciiTheme="majorHAnsi" w:hAnsiTheme="majorHAnsi" w:cstheme="majorHAnsi"/>
          <w:color w:val="FF0000"/>
        </w:rPr>
        <w:t xml:space="preserve">alphabetically chosen as the reference category, and the </w:t>
      </w:r>
      <w:r w:rsidRPr="005B7529">
        <w:rPr>
          <w:rFonts w:asciiTheme="majorHAnsi" w:hAnsiTheme="majorHAnsi" w:cstheme="majorHAnsi"/>
          <w:color w:val="FF0000"/>
        </w:rPr>
        <w:lastRenderedPageBreak/>
        <w:t>remaining levels get separate coefficients.</w:t>
      </w:r>
      <w:r w:rsidR="00F92991" w:rsidRPr="001B22A9">
        <w:rPr>
          <w:rFonts w:asciiTheme="majorHAnsi" w:hAnsiTheme="majorHAnsi" w:cstheme="majorHAnsi"/>
          <w:color w:val="FF0000"/>
        </w:rPr>
        <w:t xml:space="preserve"> The </w:t>
      </w:r>
      <w:r w:rsidR="000636C9" w:rsidRPr="001B22A9">
        <w:rPr>
          <w:rFonts w:asciiTheme="majorHAnsi" w:hAnsiTheme="majorHAnsi" w:cstheme="majorHAnsi"/>
          <w:color w:val="FF0000"/>
        </w:rPr>
        <w:t xml:space="preserve">choosen </w:t>
      </w:r>
      <w:r w:rsidR="00F92991" w:rsidRPr="001B22A9">
        <w:rPr>
          <w:rFonts w:asciiTheme="majorHAnsi" w:hAnsiTheme="majorHAnsi" w:cstheme="majorHAnsi"/>
          <w:color w:val="FF0000"/>
        </w:rPr>
        <w:t xml:space="preserve">reference category </w:t>
      </w:r>
      <w:r w:rsidR="000636C9" w:rsidRPr="001B22A9">
        <w:rPr>
          <w:rFonts w:asciiTheme="majorHAnsi" w:hAnsiTheme="majorHAnsi" w:cstheme="majorHAnsi"/>
          <w:color w:val="FF0000"/>
        </w:rPr>
        <w:t xml:space="preserve">will be difference from </w:t>
      </w:r>
      <w:r w:rsidR="00FE4B37" w:rsidRPr="001B22A9">
        <w:rPr>
          <w:rFonts w:asciiTheme="majorHAnsi" w:hAnsiTheme="majorHAnsi" w:cstheme="majorHAnsi"/>
          <w:color w:val="FF0000"/>
        </w:rPr>
        <w:t xml:space="preserve">the </w:t>
      </w:r>
      <w:r w:rsidR="00FE4B37" w:rsidRPr="005B7529">
        <w:rPr>
          <w:rFonts w:asciiTheme="majorHAnsi" w:hAnsiTheme="majorHAnsi" w:cstheme="majorHAnsi"/>
          <w:color w:val="FF0000"/>
        </w:rPr>
        <w:t>ranktenure track</w:t>
      </w:r>
      <w:r w:rsidR="00FE4B37" w:rsidRPr="001B22A9">
        <w:rPr>
          <w:rFonts w:asciiTheme="majorHAnsi" w:hAnsiTheme="majorHAnsi" w:cstheme="majorHAnsi"/>
          <w:color w:val="FF0000"/>
        </w:rPr>
        <w:t xml:space="preserve"> and </w:t>
      </w:r>
      <w:r w:rsidR="00FE4B37" w:rsidRPr="005B7529">
        <w:rPr>
          <w:rFonts w:asciiTheme="majorHAnsi" w:hAnsiTheme="majorHAnsi" w:cstheme="majorHAnsi"/>
          <w:color w:val="FF0000"/>
        </w:rPr>
        <w:t>ranktenured</w:t>
      </w:r>
      <w:r w:rsidR="00FE4B37" w:rsidRPr="001B22A9">
        <w:rPr>
          <w:rFonts w:asciiTheme="majorHAnsi" w:hAnsiTheme="majorHAnsi" w:cstheme="majorHAnsi"/>
          <w:color w:val="FF0000"/>
        </w:rPr>
        <w:t>.</w:t>
      </w:r>
    </w:p>
    <w:p w14:paraId="1D2E4056" w14:textId="0F3A55FD" w:rsidR="00703E2C" w:rsidRPr="001B22A9" w:rsidRDefault="004E0BE4" w:rsidP="00672F8F">
      <w:pPr>
        <w:widowControl w:val="0"/>
        <w:pBdr>
          <w:top w:val="nil"/>
          <w:left w:val="nil"/>
          <w:bottom w:val="nil"/>
          <w:right w:val="nil"/>
          <w:between w:val="nil"/>
        </w:pBdr>
        <w:spacing w:after="160"/>
        <w:rPr>
          <w:rFonts w:asciiTheme="majorHAnsi" w:hAnsiTheme="majorHAnsi" w:cstheme="majorHAnsi"/>
          <w:color w:val="365F91" w:themeColor="accent1" w:themeShade="BF"/>
          <w:kern w:val="2"/>
          <w:lang w:val="en-US" w:eastAsia="zh-CN"/>
          <w14:ligatures w14:val="standardContextual"/>
        </w:rPr>
      </w:pPr>
      <w:r w:rsidRPr="001B22A9">
        <w:rPr>
          <w:rFonts w:asciiTheme="majorHAnsi" w:hAnsiTheme="majorHAnsi" w:cstheme="majorHAnsi"/>
          <w:color w:val="365F91" w:themeColor="accent1" w:themeShade="BF"/>
          <w:kern w:val="2"/>
          <w:lang w:val="en-US" w:eastAsia="zh-CN"/>
          <w14:ligatures w14:val="standardContextual"/>
        </w:rPr>
        <w:t xml:space="preserve">Task 2: </w:t>
      </w:r>
      <w:r w:rsidRPr="001B22A9">
        <w:rPr>
          <w:rFonts w:asciiTheme="majorHAnsi" w:eastAsiaTheme="majorEastAsia" w:hAnsiTheme="majorHAnsi" w:cstheme="majorHAnsi"/>
          <w:color w:val="365F91" w:themeColor="accent1" w:themeShade="BF"/>
          <w:kern w:val="2"/>
          <w:lang w:val="en-US" w:eastAsia="zh-CN"/>
          <w14:ligatures w14:val="standardContextual"/>
        </w:rPr>
        <w:t>The search for the best model</w:t>
      </w:r>
      <w:r w:rsidR="00096C7F" w:rsidRPr="001B22A9">
        <w:rPr>
          <w:rFonts w:asciiTheme="majorHAnsi" w:hAnsiTheme="majorHAnsi" w:cstheme="majorHAnsi"/>
          <w:color w:val="365F91" w:themeColor="accent1" w:themeShade="BF"/>
          <w:kern w:val="2"/>
          <w:lang w:val="en-US" w:eastAsia="zh-CN"/>
          <w14:ligatures w14:val="standardContextual"/>
        </w:rPr>
        <w:t xml:space="preserve"> (5 pts)</w:t>
      </w:r>
    </w:p>
    <w:p w14:paraId="1266E45C" w14:textId="77777777" w:rsidR="00703E2C" w:rsidRPr="001B22A9" w:rsidRDefault="0083014F" w:rsidP="00672F8F">
      <w:pPr>
        <w:widowControl w:val="0"/>
        <w:pBdr>
          <w:top w:val="nil"/>
          <w:left w:val="nil"/>
          <w:bottom w:val="nil"/>
          <w:right w:val="nil"/>
          <w:between w:val="nil"/>
        </w:pBdr>
        <w:spacing w:after="160"/>
        <w:rPr>
          <w:rFonts w:asciiTheme="majorHAnsi" w:hAnsiTheme="majorHAnsi" w:cstheme="majorHAnsi"/>
        </w:rPr>
      </w:pPr>
      <w:r w:rsidRPr="001B22A9">
        <w:rPr>
          <w:rFonts w:asciiTheme="majorHAnsi" w:hAnsiTheme="majorHAnsi" w:cstheme="majorHAnsi"/>
        </w:rPr>
        <w:t>We will start with a full model that predicts professor score based on rank, ethnicity, gender, language of the university where they got their degree, age, proportion of students that filled out evaluations, class size, course level, number of professors, number of credits, average beauty rating, outfit, and picture color.</w:t>
      </w:r>
    </w:p>
    <w:p w14:paraId="10534AFB" w14:textId="71281F22" w:rsidR="00703E2C" w:rsidRPr="001B22A9" w:rsidRDefault="00672F8F" w:rsidP="00672F8F">
      <w:pPr>
        <w:widowControl w:val="0"/>
        <w:pBdr>
          <w:top w:val="nil"/>
          <w:left w:val="nil"/>
          <w:bottom w:val="nil"/>
          <w:right w:val="nil"/>
          <w:between w:val="nil"/>
        </w:pBdr>
        <w:spacing w:after="160"/>
        <w:rPr>
          <w:rFonts w:asciiTheme="majorHAnsi" w:hAnsiTheme="majorHAnsi" w:cstheme="majorHAnsi"/>
          <w:i/>
          <w:iCs/>
        </w:rPr>
      </w:pPr>
      <w:r w:rsidRPr="001B22A9">
        <w:rPr>
          <w:rFonts w:asciiTheme="majorHAnsi" w:hAnsiTheme="majorHAnsi" w:cstheme="majorHAnsi"/>
          <w:i/>
          <w:iCs/>
        </w:rPr>
        <w:t>lm(score ~ rank + ethnicity + gender + language + age + cls_perc_eval</w:t>
      </w:r>
      <w:r w:rsidRPr="001B22A9">
        <w:rPr>
          <w:rFonts w:asciiTheme="majorHAnsi" w:hAnsiTheme="majorHAnsi" w:cstheme="majorHAnsi"/>
          <w:i/>
          <w:iCs/>
          <w:lang w:eastAsia="zh-CN"/>
        </w:rPr>
        <w:t xml:space="preserve"> </w:t>
      </w:r>
      <w:r w:rsidRPr="001B22A9">
        <w:rPr>
          <w:rFonts w:asciiTheme="majorHAnsi" w:hAnsiTheme="majorHAnsi" w:cstheme="majorHAnsi"/>
          <w:i/>
          <w:iCs/>
        </w:rPr>
        <w:t>+ cls_students + cls_level + cls_profs + cls_credits + bty_avg</w:t>
      </w:r>
      <w:r w:rsidRPr="001B22A9">
        <w:rPr>
          <w:rFonts w:asciiTheme="majorHAnsi" w:hAnsiTheme="majorHAnsi" w:cstheme="majorHAnsi"/>
          <w:i/>
          <w:iCs/>
          <w:lang w:eastAsia="zh-CN"/>
        </w:rPr>
        <w:t xml:space="preserve"> </w:t>
      </w:r>
      <w:r w:rsidRPr="001B22A9">
        <w:rPr>
          <w:rFonts w:asciiTheme="majorHAnsi" w:hAnsiTheme="majorHAnsi" w:cstheme="majorHAnsi"/>
          <w:i/>
          <w:iCs/>
        </w:rPr>
        <w:t>+ pic_outfit + pic_color, data = evals)</w:t>
      </w:r>
    </w:p>
    <w:p w14:paraId="32C98E55" w14:textId="1B96E181" w:rsidR="00703E2C" w:rsidRPr="001B22A9" w:rsidRDefault="0083014F" w:rsidP="00096C7F">
      <w:pPr>
        <w:pStyle w:val="ListParagraph"/>
        <w:widowControl w:val="0"/>
        <w:numPr>
          <w:ilvl w:val="0"/>
          <w:numId w:val="8"/>
        </w:numPr>
        <w:pBdr>
          <w:top w:val="nil"/>
          <w:left w:val="nil"/>
          <w:bottom w:val="nil"/>
          <w:right w:val="nil"/>
          <w:between w:val="nil"/>
        </w:pBdr>
        <w:spacing w:line="276" w:lineRule="auto"/>
        <w:ind w:right="720"/>
        <w:contextualSpacing w:val="0"/>
        <w:rPr>
          <w:rFonts w:asciiTheme="majorHAnsi" w:eastAsia="Times New Roman" w:hAnsiTheme="majorHAnsi" w:cstheme="majorHAnsi"/>
        </w:rPr>
      </w:pPr>
      <w:r w:rsidRPr="001B22A9">
        <w:rPr>
          <w:rFonts w:asciiTheme="majorHAnsi" w:eastAsia="Times New Roman" w:hAnsiTheme="majorHAnsi" w:cstheme="majorHAnsi"/>
        </w:rPr>
        <w:t>Which variable would you expect to have the highest p-value in this model? Why? Hint: Think about which variable would you expect to not have any association with the professor score.</w:t>
      </w:r>
      <w:r w:rsidR="001B22A9">
        <w:rPr>
          <w:rFonts w:asciiTheme="majorHAnsi" w:eastAsia="Times New Roman" w:hAnsiTheme="majorHAnsi" w:cstheme="majorHAnsi"/>
        </w:rPr>
        <w:t xml:space="preserve"> </w:t>
      </w:r>
      <w:r w:rsidR="00096C7F" w:rsidRPr="001B22A9">
        <w:rPr>
          <w:rFonts w:asciiTheme="majorHAnsi" w:eastAsia="SimSun" w:hAnsiTheme="majorHAnsi" w:cstheme="majorHAnsi"/>
        </w:rPr>
        <w:t>(0.5 pts)</w:t>
      </w:r>
    </w:p>
    <w:p w14:paraId="47C02EE6" w14:textId="77777777" w:rsidR="0087714C" w:rsidRPr="001B22A9" w:rsidRDefault="0087714C" w:rsidP="0087714C">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proofErr w:type="spellStart"/>
      <w:r w:rsidRPr="001B22A9">
        <w:rPr>
          <w:rFonts w:asciiTheme="majorHAnsi" w:eastAsia="Times New Roman" w:hAnsiTheme="majorHAnsi" w:cstheme="majorHAnsi"/>
          <w:color w:val="FF0000"/>
        </w:rPr>
        <w:t>m_full</w:t>
      </w:r>
      <w:proofErr w:type="spellEnd"/>
      <w:r w:rsidRPr="001B22A9">
        <w:rPr>
          <w:rFonts w:asciiTheme="majorHAnsi" w:eastAsia="Times New Roman" w:hAnsiTheme="majorHAnsi" w:cstheme="majorHAnsi"/>
          <w:color w:val="FF0000"/>
        </w:rPr>
        <w:t xml:space="preserve"> &lt;- </w:t>
      </w:r>
      <w:proofErr w:type="spellStart"/>
      <w:proofErr w:type="gramStart"/>
      <w:r w:rsidRPr="001B22A9">
        <w:rPr>
          <w:rFonts w:asciiTheme="majorHAnsi" w:eastAsia="Times New Roman" w:hAnsiTheme="majorHAnsi" w:cstheme="majorHAnsi"/>
          <w:color w:val="FF0000"/>
        </w:rPr>
        <w:t>lm</w:t>
      </w:r>
      <w:proofErr w:type="spellEnd"/>
      <w:r w:rsidRPr="001B22A9">
        <w:rPr>
          <w:rFonts w:asciiTheme="majorHAnsi" w:eastAsia="Times New Roman" w:hAnsiTheme="majorHAnsi" w:cstheme="majorHAnsi"/>
          <w:color w:val="FF0000"/>
        </w:rPr>
        <w:t>(</w:t>
      </w:r>
      <w:proofErr w:type="gramEnd"/>
      <w:r w:rsidRPr="001B22A9">
        <w:rPr>
          <w:rFonts w:asciiTheme="majorHAnsi" w:eastAsia="Times New Roman" w:hAnsiTheme="majorHAnsi" w:cstheme="majorHAnsi"/>
          <w:color w:val="FF0000"/>
        </w:rPr>
        <w:t xml:space="preserve">score ~ rank + ethnicity + gender + language + age + </w:t>
      </w:r>
      <w:proofErr w:type="spellStart"/>
      <w:r w:rsidRPr="001B22A9">
        <w:rPr>
          <w:rFonts w:asciiTheme="majorHAnsi" w:eastAsia="Times New Roman" w:hAnsiTheme="majorHAnsi" w:cstheme="majorHAnsi"/>
          <w:color w:val="FF0000"/>
        </w:rPr>
        <w:t>cls_perc_eval</w:t>
      </w:r>
      <w:proofErr w:type="spellEnd"/>
    </w:p>
    <w:p w14:paraId="32D40A18" w14:textId="51767684" w:rsidR="0087714C" w:rsidRPr="001B22A9" w:rsidDel="00CD0CBB" w:rsidRDefault="0087714C" w:rsidP="0087714C">
      <w:pPr>
        <w:pStyle w:val="ListParagraph"/>
        <w:widowControl w:val="0"/>
        <w:pBdr>
          <w:top w:val="nil"/>
          <w:left w:val="nil"/>
          <w:bottom w:val="nil"/>
          <w:right w:val="nil"/>
          <w:between w:val="nil"/>
        </w:pBdr>
        <w:spacing w:line="276" w:lineRule="auto"/>
        <w:ind w:left="778" w:right="720"/>
        <w:rPr>
          <w:del w:id="18" w:author="Yanan Wu" w:date="2025-03-08T12:47:00Z" w16du:dateUtc="2025-03-08T17:47:00Z"/>
          <w:rFonts w:asciiTheme="majorHAnsi" w:eastAsia="Times New Roman" w:hAnsiTheme="majorHAnsi" w:cstheme="majorHAnsi"/>
          <w:color w:val="FF0000"/>
        </w:rPr>
      </w:pPr>
      <w:r w:rsidRPr="001B22A9">
        <w:rPr>
          <w:rFonts w:asciiTheme="majorHAnsi" w:eastAsia="Times New Roman" w:hAnsiTheme="majorHAnsi" w:cstheme="majorHAnsi"/>
          <w:color w:val="FF0000"/>
        </w:rPr>
        <w:t xml:space="preserve">     + </w:t>
      </w:r>
      <w:proofErr w:type="spellStart"/>
      <w:r w:rsidRPr="001B22A9">
        <w:rPr>
          <w:rFonts w:asciiTheme="majorHAnsi" w:eastAsia="Times New Roman" w:hAnsiTheme="majorHAnsi" w:cstheme="majorHAnsi"/>
          <w:color w:val="FF0000"/>
        </w:rPr>
        <w:t>cls_students</w:t>
      </w:r>
      <w:proofErr w:type="spellEnd"/>
      <w:r w:rsidRPr="001B22A9">
        <w:rPr>
          <w:rFonts w:asciiTheme="majorHAnsi" w:eastAsia="Times New Roman" w:hAnsiTheme="majorHAnsi" w:cstheme="majorHAnsi"/>
          <w:color w:val="FF0000"/>
        </w:rPr>
        <w:t xml:space="preserve"> + </w:t>
      </w:r>
      <w:proofErr w:type="spellStart"/>
      <w:r w:rsidRPr="001B22A9">
        <w:rPr>
          <w:rFonts w:asciiTheme="majorHAnsi" w:eastAsia="Times New Roman" w:hAnsiTheme="majorHAnsi" w:cstheme="majorHAnsi"/>
          <w:color w:val="FF0000"/>
        </w:rPr>
        <w:t>cls_level</w:t>
      </w:r>
      <w:proofErr w:type="spellEnd"/>
      <w:r w:rsidRPr="001B22A9">
        <w:rPr>
          <w:rFonts w:asciiTheme="majorHAnsi" w:eastAsia="Times New Roman" w:hAnsiTheme="majorHAnsi" w:cstheme="majorHAnsi"/>
          <w:color w:val="FF0000"/>
        </w:rPr>
        <w:t xml:space="preserve"> + </w:t>
      </w:r>
      <w:proofErr w:type="spellStart"/>
      <w:r w:rsidRPr="001B22A9">
        <w:rPr>
          <w:rFonts w:asciiTheme="majorHAnsi" w:eastAsia="Times New Roman" w:hAnsiTheme="majorHAnsi" w:cstheme="majorHAnsi"/>
          <w:color w:val="FF0000"/>
        </w:rPr>
        <w:t>cls_profs</w:t>
      </w:r>
      <w:proofErr w:type="spellEnd"/>
      <w:r w:rsidRPr="001B22A9">
        <w:rPr>
          <w:rFonts w:asciiTheme="majorHAnsi" w:eastAsia="Times New Roman" w:hAnsiTheme="majorHAnsi" w:cstheme="majorHAnsi"/>
          <w:color w:val="FF0000"/>
        </w:rPr>
        <w:t xml:space="preserve"> + </w:t>
      </w:r>
      <w:proofErr w:type="spellStart"/>
      <w:r w:rsidRPr="001B22A9">
        <w:rPr>
          <w:rFonts w:asciiTheme="majorHAnsi" w:eastAsia="Times New Roman" w:hAnsiTheme="majorHAnsi" w:cstheme="majorHAnsi"/>
          <w:color w:val="FF0000"/>
        </w:rPr>
        <w:t>cls_credits</w:t>
      </w:r>
      <w:proofErr w:type="spellEnd"/>
      <w:r w:rsidRPr="001B22A9">
        <w:rPr>
          <w:rFonts w:asciiTheme="majorHAnsi" w:eastAsia="Times New Roman" w:hAnsiTheme="majorHAnsi" w:cstheme="majorHAnsi"/>
          <w:color w:val="FF0000"/>
        </w:rPr>
        <w:t xml:space="preserve"> + </w:t>
      </w:r>
      <w:proofErr w:type="spellStart"/>
      <w:r w:rsidRPr="001B22A9">
        <w:rPr>
          <w:rFonts w:asciiTheme="majorHAnsi" w:eastAsia="Times New Roman" w:hAnsiTheme="majorHAnsi" w:cstheme="majorHAnsi"/>
          <w:color w:val="FF0000"/>
        </w:rPr>
        <w:t>bty_avg</w:t>
      </w:r>
      <w:proofErr w:type="spellEnd"/>
    </w:p>
    <w:p w14:paraId="396328BF" w14:textId="737FD7EF" w:rsidR="0087714C" w:rsidRPr="001B22A9" w:rsidRDefault="0087714C" w:rsidP="00CD0CBB">
      <w:pPr>
        <w:pStyle w:val="ListParagraph"/>
        <w:widowControl w:val="0"/>
        <w:pBdr>
          <w:top w:val="nil"/>
          <w:left w:val="nil"/>
          <w:bottom w:val="nil"/>
          <w:right w:val="nil"/>
          <w:between w:val="nil"/>
        </w:pBdr>
        <w:spacing w:line="276" w:lineRule="auto"/>
        <w:ind w:left="778" w:right="720"/>
        <w:pPrChange w:id="19" w:author="Yanan Wu" w:date="2025-03-08T12:47:00Z" w16du:dateUtc="2025-03-08T17:47:00Z">
          <w:pPr>
            <w:widowControl w:val="0"/>
            <w:pBdr>
              <w:top w:val="nil"/>
              <w:left w:val="nil"/>
              <w:bottom w:val="nil"/>
              <w:right w:val="nil"/>
              <w:between w:val="nil"/>
            </w:pBdr>
            <w:spacing w:line="276" w:lineRule="auto"/>
            <w:ind w:right="720"/>
          </w:pPr>
        </w:pPrChange>
      </w:pPr>
      <w:del w:id="20" w:author="Yanan Wu" w:date="2025-03-08T12:47:00Z" w16du:dateUtc="2025-03-08T17:47:00Z">
        <w:r w:rsidRPr="001B22A9" w:rsidDel="00CD0CBB">
          <w:delText xml:space="preserve">           </w:delText>
        </w:r>
      </w:del>
      <w:r w:rsidRPr="001B22A9">
        <w:t xml:space="preserve">+ </w:t>
      </w:r>
      <w:proofErr w:type="spellStart"/>
      <w:r w:rsidRPr="001B22A9">
        <w:t>pic_outfit</w:t>
      </w:r>
      <w:proofErr w:type="spellEnd"/>
      <w:r w:rsidRPr="001B22A9">
        <w:t xml:space="preserve"> + </w:t>
      </w:r>
      <w:proofErr w:type="spellStart"/>
      <w:r w:rsidRPr="001B22A9">
        <w:t>pic_color</w:t>
      </w:r>
      <w:proofErr w:type="spellEnd"/>
      <w:r w:rsidRPr="001B22A9">
        <w:t>, data = evals)</w:t>
      </w:r>
    </w:p>
    <w:p w14:paraId="3945FAE8" w14:textId="7D401004" w:rsidR="007745DC" w:rsidRPr="001B22A9" w:rsidRDefault="0084790E" w:rsidP="0087714C">
      <w:pPr>
        <w:widowControl w:val="0"/>
        <w:pBdr>
          <w:top w:val="nil"/>
          <w:left w:val="nil"/>
          <w:bottom w:val="nil"/>
          <w:right w:val="nil"/>
          <w:between w:val="nil"/>
        </w:pBdr>
        <w:spacing w:line="276" w:lineRule="auto"/>
        <w:ind w:right="720"/>
        <w:rPr>
          <w:rFonts w:asciiTheme="majorHAnsi" w:hAnsiTheme="majorHAnsi" w:cstheme="majorHAnsi"/>
          <w:color w:val="FF0000"/>
        </w:rPr>
      </w:pPr>
      <w:r w:rsidRPr="001B22A9">
        <w:rPr>
          <w:rFonts w:asciiTheme="majorHAnsi" w:hAnsiTheme="majorHAnsi" w:cstheme="majorHAnsi"/>
          <w:color w:val="FF0000"/>
        </w:rPr>
        <w:t xml:space="preserve">The following </w:t>
      </w:r>
      <w:r w:rsidR="00233178" w:rsidRPr="001B22A9">
        <w:rPr>
          <w:rFonts w:asciiTheme="majorHAnsi" w:hAnsiTheme="majorHAnsi" w:cstheme="majorHAnsi"/>
          <w:color w:val="FF0000"/>
        </w:rPr>
        <w:t>variables related to students</w:t>
      </w:r>
      <w:r w:rsidRPr="001B22A9">
        <w:rPr>
          <w:rFonts w:asciiTheme="majorHAnsi" w:hAnsiTheme="majorHAnsi" w:cstheme="majorHAnsi"/>
          <w:color w:val="FF0000"/>
        </w:rPr>
        <w:t xml:space="preserve"> might not be statistically significant</w:t>
      </w:r>
      <w:r w:rsidR="00233178" w:rsidRPr="001B22A9">
        <w:rPr>
          <w:rFonts w:asciiTheme="majorHAnsi" w:hAnsiTheme="majorHAnsi" w:cstheme="majorHAnsi"/>
          <w:color w:val="FF0000"/>
        </w:rPr>
        <w:t xml:space="preserve"> as score </w:t>
      </w:r>
      <w:r w:rsidR="00FB144D" w:rsidRPr="001B22A9">
        <w:rPr>
          <w:rFonts w:asciiTheme="majorHAnsi" w:hAnsiTheme="majorHAnsi" w:cstheme="majorHAnsi"/>
          <w:color w:val="FF0000"/>
        </w:rPr>
        <w:t xml:space="preserve">is evaluated based on professors </w:t>
      </w:r>
    </w:p>
    <w:p w14:paraId="5706DF95" w14:textId="4ADC4CAF" w:rsidR="00BD1883" w:rsidRPr="001B22A9" w:rsidRDefault="00BD1883" w:rsidP="00BD1883">
      <w:pPr>
        <w:widowControl w:val="0"/>
        <w:pBdr>
          <w:top w:val="nil"/>
          <w:left w:val="nil"/>
          <w:bottom w:val="nil"/>
          <w:right w:val="nil"/>
          <w:between w:val="nil"/>
        </w:pBdr>
        <w:ind w:left="720" w:right="720"/>
        <w:rPr>
          <w:rFonts w:asciiTheme="majorHAnsi" w:hAnsiTheme="majorHAnsi" w:cstheme="majorHAnsi"/>
          <w:color w:val="FF0000"/>
        </w:rPr>
      </w:pPr>
      <w:r w:rsidRPr="001B22A9">
        <w:rPr>
          <w:rFonts w:asciiTheme="majorHAnsi" w:hAnsiTheme="majorHAnsi" w:cstheme="majorHAnsi"/>
          <w:color w:val="FF0000"/>
        </w:rPr>
        <w:t>cls_perc eval</w:t>
      </w:r>
      <w:r w:rsidR="00387D69" w:rsidRPr="001B22A9">
        <w:rPr>
          <w:rFonts w:asciiTheme="majorHAnsi" w:hAnsiTheme="majorHAnsi" w:cstheme="majorHAnsi"/>
          <w:color w:val="FF0000"/>
        </w:rPr>
        <w:t>-</w:t>
      </w:r>
      <w:r w:rsidRPr="001B22A9">
        <w:rPr>
          <w:rFonts w:asciiTheme="majorHAnsi" w:hAnsiTheme="majorHAnsi" w:cstheme="majorHAnsi"/>
          <w:color w:val="FF0000"/>
        </w:rPr>
        <w:t xml:space="preserve"> percent of students in class who completed evaluation.</w:t>
      </w:r>
    </w:p>
    <w:p w14:paraId="3DBC3F6E" w14:textId="0076BDF4" w:rsidR="00BD1883" w:rsidRPr="001B22A9" w:rsidRDefault="00BD1883" w:rsidP="00BD1883">
      <w:pPr>
        <w:widowControl w:val="0"/>
        <w:pBdr>
          <w:top w:val="nil"/>
          <w:left w:val="nil"/>
          <w:bottom w:val="nil"/>
          <w:right w:val="nil"/>
          <w:between w:val="nil"/>
        </w:pBdr>
        <w:ind w:left="720" w:right="720"/>
        <w:rPr>
          <w:rFonts w:asciiTheme="majorHAnsi" w:hAnsiTheme="majorHAnsi" w:cstheme="majorHAnsi"/>
          <w:color w:val="FF0000"/>
        </w:rPr>
      </w:pPr>
      <w:r w:rsidRPr="001B22A9">
        <w:rPr>
          <w:rFonts w:asciiTheme="majorHAnsi" w:hAnsiTheme="majorHAnsi" w:cstheme="majorHAnsi"/>
          <w:color w:val="FF0000"/>
        </w:rPr>
        <w:t xml:space="preserve">cls_did_eval </w:t>
      </w:r>
      <w:r w:rsidR="00387D69" w:rsidRPr="001B22A9">
        <w:rPr>
          <w:rFonts w:asciiTheme="majorHAnsi" w:hAnsiTheme="majorHAnsi" w:cstheme="majorHAnsi"/>
          <w:color w:val="FF0000"/>
        </w:rPr>
        <w:t>-</w:t>
      </w:r>
      <w:r w:rsidRPr="001B22A9">
        <w:rPr>
          <w:rFonts w:asciiTheme="majorHAnsi" w:hAnsiTheme="majorHAnsi" w:cstheme="majorHAnsi"/>
          <w:color w:val="FF0000"/>
        </w:rPr>
        <w:t>number of students in class who completed evaluation.</w:t>
      </w:r>
    </w:p>
    <w:p w14:paraId="79DA32CD" w14:textId="6661EE17" w:rsidR="00BD1883" w:rsidRPr="001B22A9" w:rsidRDefault="00BD1883" w:rsidP="00BD1883">
      <w:pPr>
        <w:widowControl w:val="0"/>
        <w:pBdr>
          <w:top w:val="nil"/>
          <w:left w:val="nil"/>
          <w:bottom w:val="nil"/>
          <w:right w:val="nil"/>
          <w:between w:val="nil"/>
        </w:pBdr>
        <w:ind w:left="720" w:right="720"/>
        <w:rPr>
          <w:rFonts w:asciiTheme="majorHAnsi" w:hAnsiTheme="majorHAnsi" w:cstheme="majorHAnsi"/>
          <w:color w:val="FF0000"/>
        </w:rPr>
      </w:pPr>
      <w:r w:rsidRPr="001B22A9">
        <w:rPr>
          <w:rFonts w:asciiTheme="majorHAnsi" w:hAnsiTheme="majorHAnsi" w:cstheme="majorHAnsi"/>
          <w:color w:val="FF0000"/>
        </w:rPr>
        <w:t xml:space="preserve">cls_students </w:t>
      </w:r>
      <w:r w:rsidR="00387D69" w:rsidRPr="001B22A9">
        <w:rPr>
          <w:rFonts w:asciiTheme="majorHAnsi" w:hAnsiTheme="majorHAnsi" w:cstheme="majorHAnsi"/>
          <w:color w:val="FF0000"/>
        </w:rPr>
        <w:t>-</w:t>
      </w:r>
      <w:r w:rsidRPr="001B22A9">
        <w:rPr>
          <w:rFonts w:asciiTheme="majorHAnsi" w:hAnsiTheme="majorHAnsi" w:cstheme="majorHAnsi"/>
          <w:color w:val="FF0000"/>
        </w:rPr>
        <w:t>total number of students in class.</w:t>
      </w:r>
    </w:p>
    <w:p w14:paraId="42DBEC7E" w14:textId="55F7C7E4" w:rsidR="00BD1883" w:rsidRPr="001B22A9" w:rsidRDefault="00BD1883" w:rsidP="00BD1883">
      <w:pPr>
        <w:widowControl w:val="0"/>
        <w:pBdr>
          <w:top w:val="nil"/>
          <w:left w:val="nil"/>
          <w:bottom w:val="nil"/>
          <w:right w:val="nil"/>
          <w:between w:val="nil"/>
        </w:pBdr>
        <w:ind w:left="720" w:right="720"/>
        <w:rPr>
          <w:rFonts w:asciiTheme="majorHAnsi" w:hAnsiTheme="majorHAnsi" w:cstheme="majorHAnsi"/>
          <w:color w:val="FF0000"/>
        </w:rPr>
      </w:pPr>
      <w:r w:rsidRPr="001B22A9">
        <w:rPr>
          <w:rFonts w:asciiTheme="majorHAnsi" w:hAnsiTheme="majorHAnsi" w:cstheme="majorHAnsi"/>
          <w:color w:val="FF0000"/>
        </w:rPr>
        <w:t xml:space="preserve">cls_level </w:t>
      </w:r>
      <w:r w:rsidR="00387D69" w:rsidRPr="001B22A9">
        <w:rPr>
          <w:rFonts w:asciiTheme="majorHAnsi" w:hAnsiTheme="majorHAnsi" w:cstheme="majorHAnsi"/>
          <w:color w:val="FF0000"/>
        </w:rPr>
        <w:t>-</w:t>
      </w:r>
      <w:r w:rsidRPr="001B22A9">
        <w:rPr>
          <w:rFonts w:asciiTheme="majorHAnsi" w:hAnsiTheme="majorHAnsi" w:cstheme="majorHAnsi"/>
          <w:color w:val="FF0000"/>
        </w:rPr>
        <w:t>class level: lower, upper.</w:t>
      </w:r>
    </w:p>
    <w:p w14:paraId="0A0C6795" w14:textId="1DBC4B79" w:rsidR="00BD1883" w:rsidRPr="001B22A9" w:rsidRDefault="00BD1883" w:rsidP="00BD1883">
      <w:pPr>
        <w:widowControl w:val="0"/>
        <w:pBdr>
          <w:top w:val="nil"/>
          <w:left w:val="nil"/>
          <w:bottom w:val="nil"/>
          <w:right w:val="nil"/>
          <w:between w:val="nil"/>
        </w:pBdr>
        <w:ind w:left="720" w:right="720"/>
        <w:rPr>
          <w:rFonts w:asciiTheme="majorHAnsi" w:hAnsiTheme="majorHAnsi" w:cstheme="majorHAnsi"/>
          <w:color w:val="FF0000"/>
        </w:rPr>
      </w:pPr>
      <w:r w:rsidRPr="001B22A9">
        <w:rPr>
          <w:rFonts w:asciiTheme="majorHAnsi" w:hAnsiTheme="majorHAnsi" w:cstheme="majorHAnsi"/>
          <w:color w:val="FF0000"/>
        </w:rPr>
        <w:t xml:space="preserve">cls_profs </w:t>
      </w:r>
      <w:r w:rsidR="00387D69" w:rsidRPr="001B22A9">
        <w:rPr>
          <w:rFonts w:asciiTheme="majorHAnsi" w:hAnsiTheme="majorHAnsi" w:cstheme="majorHAnsi"/>
          <w:color w:val="FF0000"/>
        </w:rPr>
        <w:t>-</w:t>
      </w:r>
      <w:r w:rsidRPr="001B22A9">
        <w:rPr>
          <w:rFonts w:asciiTheme="majorHAnsi" w:hAnsiTheme="majorHAnsi" w:cstheme="majorHAnsi"/>
          <w:color w:val="FF0000"/>
        </w:rPr>
        <w:t>number of professors teaching sections in course in sample: single, multiple.</w:t>
      </w:r>
    </w:p>
    <w:p w14:paraId="74864B45" w14:textId="77777777" w:rsidR="00171987" w:rsidRPr="001B22A9" w:rsidRDefault="00171987" w:rsidP="0087714C">
      <w:pPr>
        <w:widowControl w:val="0"/>
        <w:pBdr>
          <w:top w:val="nil"/>
          <w:left w:val="nil"/>
          <w:bottom w:val="nil"/>
          <w:right w:val="nil"/>
          <w:between w:val="nil"/>
        </w:pBdr>
        <w:spacing w:line="276" w:lineRule="auto"/>
        <w:ind w:right="720"/>
        <w:rPr>
          <w:rFonts w:asciiTheme="majorHAnsi" w:hAnsiTheme="majorHAnsi" w:cstheme="majorHAnsi"/>
          <w:color w:val="FF0000"/>
        </w:rPr>
      </w:pPr>
    </w:p>
    <w:p w14:paraId="5C140B73" w14:textId="719C8F31" w:rsidR="00703E2C" w:rsidRPr="001B22A9" w:rsidRDefault="0083014F" w:rsidP="00096C7F">
      <w:pPr>
        <w:pStyle w:val="ListParagraph"/>
        <w:widowControl w:val="0"/>
        <w:numPr>
          <w:ilvl w:val="0"/>
          <w:numId w:val="10"/>
        </w:numPr>
        <w:pBdr>
          <w:top w:val="nil"/>
          <w:left w:val="nil"/>
          <w:bottom w:val="nil"/>
          <w:right w:val="nil"/>
          <w:between w:val="nil"/>
        </w:pBdr>
        <w:spacing w:line="276" w:lineRule="auto"/>
        <w:ind w:right="720"/>
        <w:contextualSpacing w:val="0"/>
        <w:rPr>
          <w:rFonts w:asciiTheme="majorHAnsi" w:eastAsia="Times New Roman" w:hAnsiTheme="majorHAnsi" w:cstheme="majorHAnsi"/>
        </w:rPr>
      </w:pPr>
      <w:r w:rsidRPr="001B22A9">
        <w:rPr>
          <w:rFonts w:asciiTheme="majorHAnsi" w:eastAsia="Times New Roman" w:hAnsiTheme="majorHAnsi" w:cstheme="majorHAnsi"/>
        </w:rPr>
        <w:t xml:space="preserve">Check your suspicions </w:t>
      </w:r>
      <w:r w:rsidR="002426E4" w:rsidRPr="001B22A9">
        <w:rPr>
          <w:rFonts w:asciiTheme="majorHAnsi" w:eastAsia="SimSun" w:hAnsiTheme="majorHAnsi" w:cstheme="majorHAnsi"/>
        </w:rPr>
        <w:t>based on the summary from the full model</w:t>
      </w:r>
      <w:r w:rsidRPr="001B22A9">
        <w:rPr>
          <w:rFonts w:asciiTheme="majorHAnsi" w:eastAsia="Times New Roman" w:hAnsiTheme="majorHAnsi" w:cstheme="majorHAnsi"/>
        </w:rPr>
        <w:t>. Include the model output in your response.</w:t>
      </w:r>
      <w:r w:rsidR="00096C7F" w:rsidRPr="001B22A9">
        <w:rPr>
          <w:rFonts w:asciiTheme="majorHAnsi" w:eastAsia="SimSun" w:hAnsiTheme="majorHAnsi" w:cstheme="majorHAnsi"/>
        </w:rPr>
        <w:t xml:space="preserve"> (1 pts)</w:t>
      </w:r>
    </w:p>
    <w:p w14:paraId="477DD0BD" w14:textId="77777777" w:rsidR="00BB4AE3" w:rsidRPr="001B22A9" w:rsidRDefault="00BB4AE3" w:rsidP="00BB4AE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78"/>
        <w:rPr>
          <w:rFonts w:asciiTheme="majorHAnsi" w:hAnsiTheme="majorHAnsi" w:cstheme="majorHAnsi"/>
          <w:color w:val="FF0000"/>
        </w:rPr>
      </w:pPr>
      <w:r w:rsidRPr="001B22A9">
        <w:rPr>
          <w:rFonts w:asciiTheme="majorHAnsi" w:hAnsiTheme="majorHAnsi" w:cstheme="majorHAnsi"/>
          <w:color w:val="FF0000"/>
        </w:rPr>
        <w:t>summary(</w:t>
      </w:r>
      <w:proofErr w:type="spellStart"/>
      <w:r w:rsidRPr="001B22A9">
        <w:rPr>
          <w:rFonts w:asciiTheme="majorHAnsi" w:hAnsiTheme="majorHAnsi" w:cstheme="majorHAnsi"/>
          <w:color w:val="FF0000"/>
        </w:rPr>
        <w:t>m_full</w:t>
      </w:r>
      <w:proofErr w:type="spellEnd"/>
      <w:r w:rsidRPr="001B22A9">
        <w:rPr>
          <w:rFonts w:asciiTheme="majorHAnsi" w:hAnsiTheme="majorHAnsi" w:cstheme="majorHAnsi"/>
          <w:color w:val="FF0000"/>
        </w:rPr>
        <w:t>)</w:t>
      </w:r>
    </w:p>
    <w:p w14:paraId="5BF1556F" w14:textId="77777777" w:rsidR="00310BF5" w:rsidRPr="001B22A9" w:rsidRDefault="00310BF5" w:rsidP="00310BF5">
      <w:pPr>
        <w:widowControl w:val="0"/>
        <w:pBdr>
          <w:top w:val="nil"/>
          <w:left w:val="nil"/>
          <w:bottom w:val="nil"/>
          <w:right w:val="nil"/>
          <w:between w:val="nil"/>
        </w:pBdr>
        <w:spacing w:line="276" w:lineRule="auto"/>
        <w:ind w:right="720"/>
        <w:rPr>
          <w:rFonts w:asciiTheme="majorHAnsi" w:hAnsiTheme="majorHAnsi" w:cstheme="majorHAnsi"/>
          <w:color w:val="FF0000"/>
        </w:rPr>
      </w:pPr>
      <w:r w:rsidRPr="001B22A9">
        <w:rPr>
          <w:rFonts w:asciiTheme="majorHAnsi" w:hAnsiTheme="majorHAnsi" w:cstheme="majorHAnsi"/>
          <w:color w:val="FF0000"/>
        </w:rPr>
        <w:t xml:space="preserve">From summary below we can say that number of professors teaching sections in course in sample- single “cls_profssingle” is the highest p-value in this model. Since value of variable cls_profssingle 0.77806 is greater than 0.05, we fail to reject the null hypothesis. Thus, cls_profssingle variable is not statistically significant. </w:t>
      </w:r>
    </w:p>
    <w:p w14:paraId="53F0E796" w14:textId="77777777" w:rsidR="00310BF5" w:rsidRPr="001B22A9" w:rsidRDefault="00310BF5" w:rsidP="00BB4AE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78"/>
        <w:rPr>
          <w:rFonts w:asciiTheme="majorHAnsi" w:hAnsiTheme="majorHAnsi" w:cstheme="majorHAnsi"/>
          <w:color w:val="FF0000"/>
        </w:rPr>
      </w:pPr>
    </w:p>
    <w:p w14:paraId="380B8CCC" w14:textId="77777777" w:rsidR="00BB4AE3" w:rsidRPr="001B22A9" w:rsidRDefault="00BB4AE3" w:rsidP="00BB4AE3">
      <w:pPr>
        <w:pStyle w:val="ListParagraph"/>
        <w:widowControl w:val="0"/>
        <w:pBdr>
          <w:top w:val="nil"/>
          <w:left w:val="nil"/>
          <w:bottom w:val="nil"/>
          <w:right w:val="nil"/>
          <w:between w:val="nil"/>
        </w:pBdr>
        <w:spacing w:line="276" w:lineRule="auto"/>
        <w:ind w:left="778" w:right="720"/>
        <w:contextualSpacing w:val="0"/>
        <w:rPr>
          <w:rFonts w:asciiTheme="majorHAnsi" w:eastAsia="Times New Roman" w:hAnsiTheme="majorHAnsi" w:cstheme="majorHAnsi"/>
        </w:rPr>
      </w:pPr>
    </w:p>
    <w:p w14:paraId="745C0F34" w14:textId="497FE457" w:rsidR="0087714C" w:rsidRPr="001B22A9" w:rsidRDefault="00252078" w:rsidP="0087714C">
      <w:pPr>
        <w:pStyle w:val="ListParagraph"/>
        <w:widowControl w:val="0"/>
        <w:pBdr>
          <w:top w:val="nil"/>
          <w:left w:val="nil"/>
          <w:bottom w:val="nil"/>
          <w:right w:val="nil"/>
          <w:between w:val="nil"/>
        </w:pBdr>
        <w:spacing w:line="276" w:lineRule="auto"/>
        <w:ind w:left="778" w:right="720"/>
        <w:contextualSpacing w:val="0"/>
        <w:rPr>
          <w:rFonts w:asciiTheme="majorHAnsi" w:eastAsia="Times New Roman" w:hAnsiTheme="majorHAnsi" w:cstheme="majorHAnsi"/>
        </w:rPr>
      </w:pPr>
      <w:r w:rsidRPr="001B22A9">
        <w:rPr>
          <w:rFonts w:asciiTheme="majorHAnsi" w:eastAsia="Times New Roman" w:hAnsiTheme="majorHAnsi" w:cstheme="majorHAnsi"/>
          <w:noProof/>
        </w:rPr>
        <w:lastRenderedPageBreak/>
        <w:drawing>
          <wp:inline distT="0" distB="0" distL="0" distR="0" wp14:anchorId="4A67AB88" wp14:editId="2DFDEA0D">
            <wp:extent cx="4133088" cy="4358390"/>
            <wp:effectExtent l="0" t="0" r="1270" b="4445"/>
            <wp:docPr id="20063160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16028" name="Picture 1" descr="A screenshot of a computer&#10;&#10;AI-generated content may be incorrect."/>
                    <pic:cNvPicPr/>
                  </pic:nvPicPr>
                  <pic:blipFill>
                    <a:blip r:embed="rId15"/>
                    <a:stretch>
                      <a:fillRect/>
                    </a:stretch>
                  </pic:blipFill>
                  <pic:spPr>
                    <a:xfrm>
                      <a:off x="0" y="0"/>
                      <a:ext cx="4196998" cy="4425784"/>
                    </a:xfrm>
                    <a:prstGeom prst="rect">
                      <a:avLst/>
                    </a:prstGeom>
                  </pic:spPr>
                </pic:pic>
              </a:graphicData>
            </a:graphic>
          </wp:inline>
        </w:drawing>
      </w:r>
    </w:p>
    <w:p w14:paraId="0531AC28" w14:textId="4A159259" w:rsidR="00403CDB" w:rsidRPr="001B22A9" w:rsidRDefault="0083014F" w:rsidP="00096C7F">
      <w:pPr>
        <w:pStyle w:val="ListParagraph"/>
        <w:widowControl w:val="0"/>
        <w:numPr>
          <w:ilvl w:val="0"/>
          <w:numId w:val="10"/>
        </w:numPr>
        <w:pBdr>
          <w:top w:val="nil"/>
          <w:left w:val="nil"/>
          <w:bottom w:val="nil"/>
          <w:right w:val="nil"/>
          <w:between w:val="nil"/>
        </w:pBdr>
        <w:spacing w:line="276" w:lineRule="auto"/>
        <w:ind w:right="720"/>
        <w:contextualSpacing w:val="0"/>
        <w:rPr>
          <w:rFonts w:asciiTheme="majorHAnsi" w:eastAsia="Times New Roman" w:hAnsiTheme="majorHAnsi" w:cstheme="majorHAnsi"/>
        </w:rPr>
      </w:pPr>
      <w:r w:rsidRPr="001B22A9">
        <w:rPr>
          <w:rFonts w:asciiTheme="majorHAnsi" w:eastAsia="Times New Roman" w:hAnsiTheme="majorHAnsi" w:cstheme="majorHAnsi"/>
        </w:rPr>
        <w:t>Interpret the coefficient associated with the ethnicity variable.</w:t>
      </w:r>
      <w:r w:rsidR="00096C7F" w:rsidRPr="001B22A9">
        <w:rPr>
          <w:rFonts w:asciiTheme="majorHAnsi" w:eastAsia="SimSun" w:hAnsiTheme="majorHAnsi" w:cstheme="majorHAnsi"/>
        </w:rPr>
        <w:t xml:space="preserve"> (1 pts)</w:t>
      </w:r>
    </w:p>
    <w:p w14:paraId="334EE816" w14:textId="5B1A859E" w:rsidR="00F03990" w:rsidRPr="00645DA0" w:rsidRDefault="00CC6AA4" w:rsidP="00F03990">
      <w:pPr>
        <w:pStyle w:val="ListParagraph"/>
        <w:widowControl w:val="0"/>
        <w:pBdr>
          <w:top w:val="nil"/>
          <w:left w:val="nil"/>
          <w:bottom w:val="nil"/>
          <w:right w:val="nil"/>
          <w:between w:val="nil"/>
        </w:pBdr>
        <w:spacing w:line="276" w:lineRule="auto"/>
        <w:ind w:left="778" w:right="720"/>
        <w:contextualSpacing w:val="0"/>
        <w:rPr>
          <w:rStyle w:val="mord"/>
          <w:rFonts w:asciiTheme="majorHAnsi" w:hAnsiTheme="majorHAnsi" w:cstheme="majorHAnsi"/>
          <w:color w:val="FF0000"/>
          <w:rPrChange w:id="21" w:author="Yanan Wu" w:date="2025-03-08T12:49:00Z" w16du:dateUtc="2025-03-08T17:49:00Z">
            <w:rPr>
              <w:rStyle w:val="mord"/>
              <w:rFonts w:asciiTheme="majorHAnsi" w:hAnsiTheme="majorHAnsi" w:cstheme="majorHAnsi"/>
            </w:rPr>
          </w:rPrChange>
        </w:rPr>
      </w:pPr>
      <w:r w:rsidRPr="00645DA0">
        <w:rPr>
          <w:rStyle w:val="mord"/>
          <w:rFonts w:asciiTheme="majorHAnsi" w:hAnsiTheme="majorHAnsi" w:cstheme="majorHAnsi"/>
          <w:color w:val="FF0000"/>
          <w:rPrChange w:id="22" w:author="Yanan Wu" w:date="2025-03-08T12:49:00Z" w16du:dateUtc="2025-03-08T17:49:00Z">
            <w:rPr>
              <w:rStyle w:val="mord"/>
              <w:rFonts w:asciiTheme="majorHAnsi" w:hAnsiTheme="majorHAnsi" w:cstheme="majorHAnsi"/>
            </w:rPr>
          </w:rPrChange>
        </w:rPr>
        <w:t xml:space="preserve">The coefficient associated with ethnicity is </w:t>
      </w:r>
      <w:proofErr w:type="spellStart"/>
      <w:r w:rsidRPr="00645DA0">
        <w:rPr>
          <w:rStyle w:val="mord"/>
          <w:rFonts w:asciiTheme="majorHAnsi" w:hAnsiTheme="majorHAnsi" w:cstheme="majorHAnsi"/>
          <w:color w:val="FF0000"/>
          <w:rPrChange w:id="23" w:author="Yanan Wu" w:date="2025-03-08T12:49:00Z" w16du:dateUtc="2025-03-08T17:49:00Z">
            <w:rPr>
              <w:rStyle w:val="mord"/>
              <w:rFonts w:asciiTheme="majorHAnsi" w:hAnsiTheme="majorHAnsi" w:cstheme="majorHAnsi"/>
            </w:rPr>
          </w:rPrChange>
        </w:rPr>
        <w:t>ethnicitynot</w:t>
      </w:r>
      <w:proofErr w:type="spellEnd"/>
      <w:r w:rsidRPr="00645DA0">
        <w:rPr>
          <w:rStyle w:val="mord"/>
          <w:rFonts w:asciiTheme="majorHAnsi" w:hAnsiTheme="majorHAnsi" w:cstheme="majorHAnsi"/>
          <w:color w:val="FF0000"/>
          <w:rPrChange w:id="24" w:author="Yanan Wu" w:date="2025-03-08T12:49:00Z" w16du:dateUtc="2025-03-08T17:49:00Z">
            <w:rPr>
              <w:rStyle w:val="mord"/>
              <w:rFonts w:asciiTheme="majorHAnsi" w:hAnsiTheme="majorHAnsi" w:cstheme="majorHAnsi"/>
            </w:rPr>
          </w:rPrChange>
        </w:rPr>
        <w:t> minority</w:t>
      </w:r>
      <w:r w:rsidRPr="00645DA0">
        <w:rPr>
          <w:rStyle w:val="mrel"/>
          <w:rFonts w:asciiTheme="majorHAnsi" w:hAnsiTheme="majorHAnsi" w:cstheme="majorHAnsi"/>
          <w:color w:val="FF0000"/>
          <w:rPrChange w:id="25" w:author="Yanan Wu" w:date="2025-03-08T12:49:00Z" w16du:dateUtc="2025-03-08T17:49:00Z">
            <w:rPr>
              <w:rStyle w:val="mrel"/>
              <w:rFonts w:asciiTheme="majorHAnsi" w:hAnsiTheme="majorHAnsi" w:cstheme="majorHAnsi"/>
            </w:rPr>
          </w:rPrChange>
        </w:rPr>
        <w:t>=</w:t>
      </w:r>
      <w:r w:rsidRPr="00645DA0">
        <w:rPr>
          <w:rStyle w:val="mord"/>
          <w:rFonts w:asciiTheme="majorHAnsi" w:hAnsiTheme="majorHAnsi" w:cstheme="majorHAnsi"/>
          <w:color w:val="FF0000"/>
          <w:rPrChange w:id="26" w:author="Yanan Wu" w:date="2025-03-08T12:49:00Z" w16du:dateUtc="2025-03-08T17:49:00Z">
            <w:rPr>
              <w:rStyle w:val="mord"/>
              <w:rFonts w:asciiTheme="majorHAnsi" w:hAnsiTheme="majorHAnsi" w:cstheme="majorHAnsi"/>
            </w:rPr>
          </w:rPrChange>
        </w:rPr>
        <w:t>0.1234929</w:t>
      </w:r>
    </w:p>
    <w:p w14:paraId="76219EFD" w14:textId="527E1BFD" w:rsidR="00C54EF3" w:rsidRPr="00645DA0" w:rsidRDefault="00D636D3" w:rsidP="00F03990">
      <w:pPr>
        <w:pStyle w:val="ListParagraph"/>
        <w:widowControl w:val="0"/>
        <w:pBdr>
          <w:top w:val="nil"/>
          <w:left w:val="nil"/>
          <w:bottom w:val="nil"/>
          <w:right w:val="nil"/>
          <w:between w:val="nil"/>
        </w:pBdr>
        <w:spacing w:line="276" w:lineRule="auto"/>
        <w:ind w:left="778" w:right="720"/>
        <w:contextualSpacing w:val="0"/>
        <w:rPr>
          <w:rFonts w:asciiTheme="majorHAnsi" w:eastAsia="Times New Roman" w:hAnsiTheme="majorHAnsi" w:cstheme="majorHAnsi"/>
          <w:color w:val="FF0000"/>
          <w:rPrChange w:id="27" w:author="Yanan Wu" w:date="2025-03-08T12:49:00Z" w16du:dateUtc="2025-03-08T17:49:00Z">
            <w:rPr>
              <w:rFonts w:asciiTheme="majorHAnsi" w:eastAsia="Times New Roman" w:hAnsiTheme="majorHAnsi" w:cstheme="majorHAnsi"/>
            </w:rPr>
          </w:rPrChange>
        </w:rPr>
      </w:pPr>
      <w:r w:rsidRPr="00645DA0">
        <w:rPr>
          <w:rFonts w:asciiTheme="majorHAnsi" w:hAnsiTheme="majorHAnsi" w:cstheme="majorHAnsi"/>
          <w:color w:val="FF0000"/>
          <w:rPrChange w:id="28" w:author="Yanan Wu" w:date="2025-03-08T12:49:00Z" w16du:dateUtc="2025-03-08T17:49:00Z">
            <w:rPr>
              <w:rFonts w:asciiTheme="majorHAnsi" w:hAnsiTheme="majorHAnsi" w:cstheme="majorHAnsi"/>
            </w:rPr>
          </w:rPrChange>
        </w:rPr>
        <w:t>It means</w:t>
      </w:r>
      <w:r w:rsidR="00A74E90" w:rsidRPr="00645DA0">
        <w:rPr>
          <w:rFonts w:asciiTheme="majorHAnsi" w:hAnsiTheme="majorHAnsi" w:cstheme="majorHAnsi"/>
          <w:color w:val="FF0000"/>
          <w:rPrChange w:id="29" w:author="Yanan Wu" w:date="2025-03-08T12:49:00Z" w16du:dateUtc="2025-03-08T17:49:00Z">
            <w:rPr>
              <w:rFonts w:asciiTheme="majorHAnsi" w:hAnsiTheme="majorHAnsi" w:cstheme="majorHAnsi"/>
            </w:rPr>
          </w:rPrChange>
        </w:rPr>
        <w:t xml:space="preserve">, </w:t>
      </w:r>
      <w:r w:rsidR="00867606" w:rsidRPr="00645DA0">
        <w:rPr>
          <w:rFonts w:asciiTheme="majorHAnsi" w:hAnsiTheme="majorHAnsi" w:cstheme="majorHAnsi"/>
          <w:color w:val="FF0000"/>
          <w:rPrChange w:id="30" w:author="Yanan Wu" w:date="2025-03-08T12:49:00Z" w16du:dateUtc="2025-03-08T17:49:00Z">
            <w:rPr>
              <w:rFonts w:asciiTheme="majorHAnsi" w:hAnsiTheme="majorHAnsi" w:cstheme="majorHAnsi"/>
            </w:rPr>
          </w:rPrChange>
        </w:rPr>
        <w:t>non-minority professors receive, on average, 0.123 higher course evaluation scores</w:t>
      </w:r>
      <w:r w:rsidR="00497C8E" w:rsidRPr="00645DA0">
        <w:rPr>
          <w:rFonts w:asciiTheme="majorHAnsi" w:hAnsiTheme="majorHAnsi" w:cstheme="majorHAnsi"/>
          <w:color w:val="FF0000"/>
          <w:rPrChange w:id="31" w:author="Yanan Wu" w:date="2025-03-08T12:49:00Z" w16du:dateUtc="2025-03-08T17:49:00Z">
            <w:rPr>
              <w:rFonts w:asciiTheme="majorHAnsi" w:hAnsiTheme="majorHAnsi" w:cstheme="majorHAnsi"/>
            </w:rPr>
          </w:rPrChange>
        </w:rPr>
        <w:t xml:space="preserve"> as compared to minority professors. </w:t>
      </w:r>
    </w:p>
    <w:p w14:paraId="03AA68AB" w14:textId="31ED2874" w:rsidR="00096C7F" w:rsidRPr="001B22A9" w:rsidRDefault="0068724B" w:rsidP="0068724B">
      <w:pPr>
        <w:pStyle w:val="ListParagraph"/>
        <w:widowControl w:val="0"/>
        <w:numPr>
          <w:ilvl w:val="0"/>
          <w:numId w:val="10"/>
        </w:numPr>
        <w:pBdr>
          <w:top w:val="nil"/>
          <w:left w:val="nil"/>
          <w:bottom w:val="nil"/>
          <w:right w:val="nil"/>
          <w:between w:val="nil"/>
        </w:pBdr>
        <w:spacing w:line="276" w:lineRule="auto"/>
        <w:ind w:right="720"/>
        <w:contextualSpacing w:val="0"/>
        <w:rPr>
          <w:rFonts w:asciiTheme="majorHAnsi" w:hAnsiTheme="majorHAnsi" w:cstheme="majorHAnsi"/>
        </w:rPr>
      </w:pPr>
      <w:r w:rsidRPr="001B22A9">
        <w:rPr>
          <w:rFonts w:asciiTheme="majorHAnsi" w:hAnsiTheme="majorHAnsi" w:cstheme="majorHAnsi"/>
        </w:rPr>
        <w:t>Using different model selection methods (best subset, backward stepwise, forward stepwise), determine the best model based on AIC as the selection criterion</w:t>
      </w:r>
      <w:r w:rsidR="0083014F" w:rsidRPr="001B22A9">
        <w:rPr>
          <w:rFonts w:asciiTheme="majorHAnsi" w:eastAsia="Times New Roman" w:hAnsiTheme="majorHAnsi" w:cstheme="majorHAnsi"/>
        </w:rPr>
        <w:t xml:space="preserve"> </w:t>
      </w:r>
      <w:r w:rsidR="00096C7F" w:rsidRPr="001B22A9">
        <w:rPr>
          <w:rFonts w:asciiTheme="majorHAnsi" w:eastAsia="SimSun" w:hAnsiTheme="majorHAnsi" w:cstheme="majorHAnsi"/>
        </w:rPr>
        <w:t>(1 pts)</w:t>
      </w:r>
    </w:p>
    <w:p w14:paraId="349A5015" w14:textId="77777777" w:rsidR="00BF04C1" w:rsidRDefault="00BF04C1" w:rsidP="001B22A9">
      <w:pPr>
        <w:pStyle w:val="ListParagraph"/>
        <w:widowControl w:val="0"/>
        <w:pBdr>
          <w:top w:val="nil"/>
          <w:left w:val="nil"/>
          <w:bottom w:val="nil"/>
          <w:right w:val="nil"/>
          <w:between w:val="nil"/>
        </w:pBdr>
        <w:spacing w:line="276" w:lineRule="auto"/>
        <w:ind w:left="778" w:right="720"/>
        <w:rPr>
          <w:rFonts w:asciiTheme="majorHAnsi" w:hAnsiTheme="majorHAnsi" w:cstheme="majorHAnsi"/>
          <w:b/>
          <w:bCs/>
          <w:color w:val="FF0000"/>
        </w:rPr>
      </w:pPr>
      <w:r>
        <w:rPr>
          <w:rFonts w:asciiTheme="majorHAnsi" w:hAnsiTheme="majorHAnsi" w:cstheme="majorHAnsi"/>
          <w:b/>
          <w:bCs/>
          <w:color w:val="FF0000"/>
        </w:rPr>
        <w:br/>
      </w:r>
      <w:r w:rsidR="004345F0" w:rsidRPr="001B22A9">
        <w:rPr>
          <w:rFonts w:asciiTheme="majorHAnsi" w:hAnsiTheme="majorHAnsi" w:cstheme="majorHAnsi"/>
          <w:b/>
          <w:bCs/>
          <w:color w:val="FF0000"/>
        </w:rPr>
        <w:t>Best Subset Model</w:t>
      </w:r>
    </w:p>
    <w:p w14:paraId="2D9CA5B5" w14:textId="371BA1A2" w:rsidR="004345F0" w:rsidRPr="001B22A9" w:rsidRDefault="00BF04C1"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r w:rsidRPr="00BF04C1">
        <w:rPr>
          <w:rFonts w:asciiTheme="majorHAnsi" w:hAnsiTheme="majorHAnsi" w:cstheme="majorHAnsi"/>
          <w:color w:val="FF0000"/>
        </w:rPr>
        <w:t>library(leaps)</w:t>
      </w:r>
      <w:r w:rsidR="004345F0" w:rsidRPr="001B22A9">
        <w:rPr>
          <w:rFonts w:asciiTheme="majorHAnsi" w:hAnsiTheme="majorHAnsi" w:cstheme="majorHAnsi"/>
          <w:color w:val="FF0000"/>
        </w:rPr>
        <w:br/>
      </w:r>
      <w:r w:rsidR="004345F0" w:rsidRPr="001B22A9">
        <w:rPr>
          <w:rFonts w:asciiTheme="majorHAnsi" w:eastAsia="Times New Roman" w:hAnsiTheme="majorHAnsi" w:cstheme="majorHAnsi"/>
          <w:color w:val="FF0000"/>
        </w:rPr>
        <w:t># Best subset selectio</w:t>
      </w:r>
      <w:r w:rsidR="001B22A9" w:rsidRPr="001B22A9">
        <w:rPr>
          <w:rFonts w:asciiTheme="majorHAnsi" w:eastAsia="Times New Roman" w:hAnsiTheme="majorHAnsi" w:cstheme="majorHAnsi"/>
          <w:color w:val="FF0000"/>
        </w:rPr>
        <w:t>n</w:t>
      </w:r>
    </w:p>
    <w:p w14:paraId="6D8DCC9F" w14:textId="00B172DE" w:rsidR="004345F0" w:rsidRPr="001B22A9" w:rsidDel="008B7AC4" w:rsidRDefault="004345F0" w:rsidP="001B22A9">
      <w:pPr>
        <w:pStyle w:val="ListParagraph"/>
        <w:widowControl w:val="0"/>
        <w:pBdr>
          <w:top w:val="nil"/>
          <w:left w:val="nil"/>
          <w:bottom w:val="nil"/>
          <w:right w:val="nil"/>
          <w:between w:val="nil"/>
        </w:pBdr>
        <w:spacing w:line="276" w:lineRule="auto"/>
        <w:ind w:left="778" w:right="720"/>
        <w:rPr>
          <w:del w:id="32" w:author="Yanan Wu" w:date="2025-03-08T13:05:00Z" w16du:dateUtc="2025-03-08T18:05:00Z"/>
          <w:rFonts w:asciiTheme="majorHAnsi" w:eastAsia="Times New Roman" w:hAnsiTheme="majorHAnsi" w:cstheme="majorHAnsi"/>
          <w:color w:val="FF0000"/>
        </w:rPr>
      </w:pPr>
      <w:commentRangeStart w:id="33"/>
      <w:del w:id="34" w:author="Yanan Wu" w:date="2025-03-08T13:05:00Z" w16du:dateUtc="2025-03-08T18:05:00Z">
        <w:r w:rsidRPr="001B22A9" w:rsidDel="008B7AC4">
          <w:rPr>
            <w:rFonts w:asciiTheme="majorHAnsi" w:eastAsia="Times New Roman" w:hAnsiTheme="majorHAnsi" w:cstheme="majorHAnsi"/>
            <w:color w:val="FF0000"/>
          </w:rPr>
          <w:delText xml:space="preserve">best_subset &lt;- regsubsets(score ~ ., </w:delText>
        </w:r>
      </w:del>
    </w:p>
    <w:p w14:paraId="73EFCE9E" w14:textId="046AC4D2" w:rsidR="004345F0" w:rsidRPr="001B22A9" w:rsidDel="008B7AC4" w:rsidRDefault="004345F0" w:rsidP="001B22A9">
      <w:pPr>
        <w:pStyle w:val="ListParagraph"/>
        <w:widowControl w:val="0"/>
        <w:pBdr>
          <w:top w:val="nil"/>
          <w:left w:val="nil"/>
          <w:bottom w:val="nil"/>
          <w:right w:val="nil"/>
          <w:between w:val="nil"/>
        </w:pBdr>
        <w:spacing w:line="276" w:lineRule="auto"/>
        <w:ind w:left="778" w:right="720"/>
        <w:rPr>
          <w:del w:id="35" w:author="Yanan Wu" w:date="2025-03-08T13:05:00Z" w16du:dateUtc="2025-03-08T18:05:00Z"/>
          <w:rFonts w:asciiTheme="majorHAnsi" w:eastAsia="Times New Roman" w:hAnsiTheme="majorHAnsi" w:cstheme="majorHAnsi"/>
          <w:color w:val="FF0000"/>
        </w:rPr>
      </w:pPr>
      <w:del w:id="36" w:author="Yanan Wu" w:date="2025-03-08T13:05:00Z" w16du:dateUtc="2025-03-08T18:05:00Z">
        <w:r w:rsidRPr="001B22A9" w:rsidDel="008B7AC4">
          <w:rPr>
            <w:rFonts w:asciiTheme="majorHAnsi" w:eastAsia="Times New Roman" w:hAnsiTheme="majorHAnsi" w:cstheme="majorHAnsi"/>
            <w:color w:val="FF0000"/>
          </w:rPr>
          <w:delText xml:space="preserve">                          data = data, </w:delText>
        </w:r>
      </w:del>
    </w:p>
    <w:p w14:paraId="51D681F4" w14:textId="389DF66C" w:rsidR="004345F0" w:rsidDel="008B7AC4" w:rsidRDefault="004345F0" w:rsidP="001B22A9">
      <w:pPr>
        <w:pStyle w:val="ListParagraph"/>
        <w:widowControl w:val="0"/>
        <w:pBdr>
          <w:top w:val="nil"/>
          <w:left w:val="nil"/>
          <w:bottom w:val="nil"/>
          <w:right w:val="nil"/>
          <w:between w:val="nil"/>
        </w:pBdr>
        <w:spacing w:line="276" w:lineRule="auto"/>
        <w:ind w:left="778" w:right="720"/>
        <w:rPr>
          <w:del w:id="37" w:author="Yanan Wu" w:date="2025-03-08T13:05:00Z" w16du:dateUtc="2025-03-08T18:05:00Z"/>
          <w:rFonts w:asciiTheme="majorHAnsi" w:eastAsia="Times New Roman" w:hAnsiTheme="majorHAnsi" w:cstheme="majorHAnsi"/>
          <w:color w:val="FF0000"/>
        </w:rPr>
      </w:pPr>
      <w:del w:id="38" w:author="Yanan Wu" w:date="2025-03-08T13:05:00Z" w16du:dateUtc="2025-03-08T18:05:00Z">
        <w:r w:rsidRPr="001B22A9" w:rsidDel="008B7AC4">
          <w:rPr>
            <w:rFonts w:asciiTheme="majorHAnsi" w:eastAsia="Times New Roman" w:hAnsiTheme="majorHAnsi" w:cstheme="majorHAnsi"/>
            <w:color w:val="FF0000"/>
          </w:rPr>
          <w:delText xml:space="preserve">                          nbest = 1, nvmax = 13)</w:delText>
        </w:r>
        <w:commentRangeEnd w:id="33"/>
        <w:r w:rsidR="008B7AC4" w:rsidDel="008B7AC4">
          <w:rPr>
            <w:rStyle w:val="CommentReference"/>
            <w:rFonts w:ascii="Times New Roman" w:eastAsia="Times New Roman" w:hAnsi="Times New Roman" w:cs="Times New Roman"/>
            <w:kern w:val="0"/>
            <w:lang w:eastAsia="en-GB"/>
            <w14:ligatures w14:val="none"/>
          </w:rPr>
          <w:commentReference w:id="33"/>
        </w:r>
      </w:del>
    </w:p>
    <w:p w14:paraId="3E293E12" w14:textId="5990A00B" w:rsidR="008B7AC4" w:rsidRPr="008B7AC4" w:rsidRDefault="008B7AC4" w:rsidP="008B7AC4">
      <w:pPr>
        <w:pStyle w:val="ListParagraph"/>
        <w:widowControl w:val="0"/>
        <w:pBdr>
          <w:top w:val="nil"/>
          <w:left w:val="nil"/>
          <w:bottom w:val="nil"/>
          <w:right w:val="nil"/>
          <w:between w:val="nil"/>
        </w:pBdr>
        <w:spacing w:line="276" w:lineRule="auto"/>
        <w:ind w:left="778" w:right="720"/>
        <w:rPr>
          <w:ins w:id="39" w:author="Yanan Wu" w:date="2025-03-08T13:05:00Z" w16du:dateUtc="2025-03-08T18:05:00Z"/>
          <w:rFonts w:asciiTheme="majorHAnsi" w:eastAsia="Times New Roman" w:hAnsiTheme="majorHAnsi" w:cstheme="majorHAnsi"/>
          <w:color w:val="FF0000"/>
          <w:rPrChange w:id="40" w:author="Yanan Wu" w:date="2025-03-08T13:07:00Z" w16du:dateUtc="2025-03-08T18:07:00Z">
            <w:rPr>
              <w:ins w:id="41" w:author="Yanan Wu" w:date="2025-03-08T13:05:00Z" w16du:dateUtc="2025-03-08T18:05:00Z"/>
            </w:rPr>
          </w:rPrChange>
        </w:rPr>
      </w:pPr>
      <w:proofErr w:type="spellStart"/>
      <w:ins w:id="42" w:author="Yanan Wu" w:date="2025-03-08T13:08:00Z" w16du:dateUtc="2025-03-08T18:08:00Z">
        <w:r w:rsidRPr="001B22A9">
          <w:rPr>
            <w:rFonts w:asciiTheme="majorHAnsi" w:eastAsia="Times New Roman" w:hAnsiTheme="majorHAnsi" w:cstheme="majorHAnsi"/>
            <w:color w:val="FF0000"/>
          </w:rPr>
          <w:t>best_subset</w:t>
        </w:r>
        <w:proofErr w:type="spellEnd"/>
        <w:r w:rsidRPr="008B7AC4">
          <w:rPr>
            <w:rFonts w:asciiTheme="majorHAnsi" w:eastAsia="Times New Roman" w:hAnsiTheme="majorHAnsi" w:cstheme="majorHAnsi"/>
            <w:color w:val="FF0000"/>
          </w:rPr>
          <w:t xml:space="preserve"> </w:t>
        </w:r>
      </w:ins>
      <w:ins w:id="43" w:author="Yanan Wu" w:date="2025-03-08T13:05:00Z" w16du:dateUtc="2025-03-08T18:05:00Z">
        <w:r w:rsidRPr="008B7AC4">
          <w:rPr>
            <w:rFonts w:asciiTheme="majorHAnsi" w:eastAsia="Times New Roman" w:hAnsiTheme="majorHAnsi" w:cstheme="majorHAnsi"/>
            <w:color w:val="FF0000"/>
          </w:rPr>
          <w:t xml:space="preserve">&lt;- </w:t>
        </w:r>
        <w:proofErr w:type="spellStart"/>
        <w:proofErr w:type="gramStart"/>
        <w:r w:rsidRPr="008B7AC4">
          <w:rPr>
            <w:rFonts w:asciiTheme="majorHAnsi" w:eastAsia="Times New Roman" w:hAnsiTheme="majorHAnsi" w:cstheme="majorHAnsi"/>
            <w:color w:val="FF0000"/>
          </w:rPr>
          <w:t>regsubsets</w:t>
        </w:r>
        <w:proofErr w:type="spellEnd"/>
        <w:r w:rsidRPr="008B7AC4">
          <w:rPr>
            <w:rFonts w:asciiTheme="majorHAnsi" w:eastAsia="Times New Roman" w:hAnsiTheme="majorHAnsi" w:cstheme="majorHAnsi"/>
            <w:color w:val="FF0000"/>
          </w:rPr>
          <w:t>(</w:t>
        </w:r>
        <w:proofErr w:type="gramEnd"/>
        <w:r w:rsidRPr="008B7AC4">
          <w:rPr>
            <w:rFonts w:asciiTheme="majorHAnsi" w:eastAsia="Times New Roman" w:hAnsiTheme="majorHAnsi" w:cstheme="majorHAnsi"/>
            <w:color w:val="FF0000"/>
          </w:rPr>
          <w:t xml:space="preserve">score ~ rank + ethnicity + gender + language + age + </w:t>
        </w:r>
        <w:proofErr w:type="spellStart"/>
        <w:r w:rsidRPr="008B7AC4">
          <w:rPr>
            <w:rFonts w:asciiTheme="majorHAnsi" w:eastAsia="Times New Roman" w:hAnsiTheme="majorHAnsi" w:cstheme="majorHAnsi"/>
            <w:color w:val="FF0000"/>
          </w:rPr>
          <w:lastRenderedPageBreak/>
          <w:t>cls_perc_eval</w:t>
        </w:r>
        <w:proofErr w:type="spellEnd"/>
        <w:r w:rsidRPr="008B7AC4">
          <w:rPr>
            <w:rFonts w:asciiTheme="majorHAnsi" w:eastAsia="Times New Roman" w:hAnsiTheme="majorHAnsi" w:cstheme="majorHAnsi"/>
            <w:color w:val="FF0000"/>
            <w:rPrChange w:id="44" w:author="Yanan Wu" w:date="2025-03-08T13:07:00Z" w16du:dateUtc="2025-03-08T18:07:00Z">
              <w:rPr/>
            </w:rPrChange>
          </w:rPr>
          <w:t xml:space="preserve">+ </w:t>
        </w:r>
        <w:proofErr w:type="spellStart"/>
        <w:r w:rsidRPr="008B7AC4">
          <w:rPr>
            <w:rFonts w:asciiTheme="majorHAnsi" w:eastAsia="Times New Roman" w:hAnsiTheme="majorHAnsi" w:cstheme="majorHAnsi"/>
            <w:color w:val="FF0000"/>
            <w:rPrChange w:id="45" w:author="Yanan Wu" w:date="2025-03-08T13:07:00Z" w16du:dateUtc="2025-03-08T18:07:00Z">
              <w:rPr/>
            </w:rPrChange>
          </w:rPr>
          <w:t>cls_students</w:t>
        </w:r>
        <w:proofErr w:type="spellEnd"/>
        <w:r w:rsidRPr="008B7AC4">
          <w:rPr>
            <w:rFonts w:asciiTheme="majorHAnsi" w:eastAsia="Times New Roman" w:hAnsiTheme="majorHAnsi" w:cstheme="majorHAnsi"/>
            <w:color w:val="FF0000"/>
            <w:rPrChange w:id="46" w:author="Yanan Wu" w:date="2025-03-08T13:07:00Z" w16du:dateUtc="2025-03-08T18:07:00Z">
              <w:rPr/>
            </w:rPrChange>
          </w:rPr>
          <w:t xml:space="preserve"> + </w:t>
        </w:r>
        <w:proofErr w:type="spellStart"/>
        <w:r w:rsidRPr="008B7AC4">
          <w:rPr>
            <w:rFonts w:asciiTheme="majorHAnsi" w:eastAsia="Times New Roman" w:hAnsiTheme="majorHAnsi" w:cstheme="majorHAnsi"/>
            <w:color w:val="FF0000"/>
            <w:rPrChange w:id="47" w:author="Yanan Wu" w:date="2025-03-08T13:07:00Z" w16du:dateUtc="2025-03-08T18:07:00Z">
              <w:rPr/>
            </w:rPrChange>
          </w:rPr>
          <w:t>cls_level</w:t>
        </w:r>
        <w:proofErr w:type="spellEnd"/>
        <w:r w:rsidRPr="008B7AC4">
          <w:rPr>
            <w:rFonts w:asciiTheme="majorHAnsi" w:eastAsia="Times New Roman" w:hAnsiTheme="majorHAnsi" w:cstheme="majorHAnsi"/>
            <w:color w:val="FF0000"/>
            <w:rPrChange w:id="48" w:author="Yanan Wu" w:date="2025-03-08T13:07:00Z" w16du:dateUtc="2025-03-08T18:07:00Z">
              <w:rPr/>
            </w:rPrChange>
          </w:rPr>
          <w:t xml:space="preserve"> + </w:t>
        </w:r>
        <w:proofErr w:type="spellStart"/>
        <w:r w:rsidRPr="008B7AC4">
          <w:rPr>
            <w:rFonts w:asciiTheme="majorHAnsi" w:eastAsia="Times New Roman" w:hAnsiTheme="majorHAnsi" w:cstheme="majorHAnsi"/>
            <w:color w:val="FF0000"/>
            <w:rPrChange w:id="49" w:author="Yanan Wu" w:date="2025-03-08T13:07:00Z" w16du:dateUtc="2025-03-08T18:07:00Z">
              <w:rPr/>
            </w:rPrChange>
          </w:rPr>
          <w:t>cls_profs</w:t>
        </w:r>
        <w:proofErr w:type="spellEnd"/>
        <w:r w:rsidRPr="008B7AC4">
          <w:rPr>
            <w:rFonts w:asciiTheme="majorHAnsi" w:eastAsia="Times New Roman" w:hAnsiTheme="majorHAnsi" w:cstheme="majorHAnsi"/>
            <w:color w:val="FF0000"/>
            <w:rPrChange w:id="50" w:author="Yanan Wu" w:date="2025-03-08T13:07:00Z" w16du:dateUtc="2025-03-08T18:07:00Z">
              <w:rPr/>
            </w:rPrChange>
          </w:rPr>
          <w:t xml:space="preserve"> + </w:t>
        </w:r>
        <w:proofErr w:type="spellStart"/>
        <w:r w:rsidRPr="008B7AC4">
          <w:rPr>
            <w:rFonts w:asciiTheme="majorHAnsi" w:eastAsia="Times New Roman" w:hAnsiTheme="majorHAnsi" w:cstheme="majorHAnsi"/>
            <w:color w:val="FF0000"/>
            <w:rPrChange w:id="51" w:author="Yanan Wu" w:date="2025-03-08T13:07:00Z" w16du:dateUtc="2025-03-08T18:07:00Z">
              <w:rPr/>
            </w:rPrChange>
          </w:rPr>
          <w:t>cls_credits</w:t>
        </w:r>
        <w:proofErr w:type="spellEnd"/>
        <w:r w:rsidRPr="008B7AC4">
          <w:rPr>
            <w:rFonts w:asciiTheme="majorHAnsi" w:eastAsia="Times New Roman" w:hAnsiTheme="majorHAnsi" w:cstheme="majorHAnsi"/>
            <w:color w:val="FF0000"/>
            <w:rPrChange w:id="52" w:author="Yanan Wu" w:date="2025-03-08T13:07:00Z" w16du:dateUtc="2025-03-08T18:07:00Z">
              <w:rPr/>
            </w:rPrChange>
          </w:rPr>
          <w:t xml:space="preserve"> + </w:t>
        </w:r>
        <w:proofErr w:type="spellStart"/>
        <w:r w:rsidRPr="008B7AC4">
          <w:rPr>
            <w:rFonts w:asciiTheme="majorHAnsi" w:eastAsia="Times New Roman" w:hAnsiTheme="majorHAnsi" w:cstheme="majorHAnsi"/>
            <w:color w:val="FF0000"/>
            <w:rPrChange w:id="53" w:author="Yanan Wu" w:date="2025-03-08T13:07:00Z" w16du:dateUtc="2025-03-08T18:07:00Z">
              <w:rPr/>
            </w:rPrChange>
          </w:rPr>
          <w:t>bty_avg</w:t>
        </w:r>
        <w:proofErr w:type="spellEnd"/>
        <w:r w:rsidRPr="008B7AC4">
          <w:rPr>
            <w:rFonts w:asciiTheme="majorHAnsi" w:eastAsia="Times New Roman" w:hAnsiTheme="majorHAnsi" w:cstheme="majorHAnsi"/>
            <w:color w:val="FF0000"/>
            <w:rPrChange w:id="54" w:author="Yanan Wu" w:date="2025-03-08T13:07:00Z" w16du:dateUtc="2025-03-08T18:07:00Z">
              <w:rPr/>
            </w:rPrChange>
          </w:rPr>
          <w:t xml:space="preserve">+ </w:t>
        </w:r>
        <w:proofErr w:type="spellStart"/>
        <w:r w:rsidRPr="008B7AC4">
          <w:rPr>
            <w:rFonts w:asciiTheme="majorHAnsi" w:eastAsia="Times New Roman" w:hAnsiTheme="majorHAnsi" w:cstheme="majorHAnsi"/>
            <w:color w:val="FF0000"/>
            <w:rPrChange w:id="55" w:author="Yanan Wu" w:date="2025-03-08T13:07:00Z" w16du:dateUtc="2025-03-08T18:07:00Z">
              <w:rPr/>
            </w:rPrChange>
          </w:rPr>
          <w:t>pic_outfit</w:t>
        </w:r>
        <w:proofErr w:type="spellEnd"/>
        <w:r w:rsidRPr="008B7AC4">
          <w:rPr>
            <w:rFonts w:asciiTheme="majorHAnsi" w:eastAsia="Times New Roman" w:hAnsiTheme="majorHAnsi" w:cstheme="majorHAnsi"/>
            <w:color w:val="FF0000"/>
            <w:rPrChange w:id="56" w:author="Yanan Wu" w:date="2025-03-08T13:07:00Z" w16du:dateUtc="2025-03-08T18:07:00Z">
              <w:rPr/>
            </w:rPrChange>
          </w:rPr>
          <w:t xml:space="preserve"> + </w:t>
        </w:r>
        <w:proofErr w:type="spellStart"/>
        <w:r w:rsidRPr="008B7AC4">
          <w:rPr>
            <w:rFonts w:asciiTheme="majorHAnsi" w:eastAsia="Times New Roman" w:hAnsiTheme="majorHAnsi" w:cstheme="majorHAnsi"/>
            <w:color w:val="FF0000"/>
            <w:rPrChange w:id="57" w:author="Yanan Wu" w:date="2025-03-08T13:07:00Z" w16du:dateUtc="2025-03-08T18:07:00Z">
              <w:rPr/>
            </w:rPrChange>
          </w:rPr>
          <w:t>pic_color</w:t>
        </w:r>
        <w:proofErr w:type="spellEnd"/>
        <w:r w:rsidRPr="008B7AC4">
          <w:rPr>
            <w:rFonts w:asciiTheme="majorHAnsi" w:eastAsia="Times New Roman" w:hAnsiTheme="majorHAnsi" w:cstheme="majorHAnsi"/>
            <w:color w:val="FF0000"/>
            <w:rPrChange w:id="58" w:author="Yanan Wu" w:date="2025-03-08T13:07:00Z" w16du:dateUtc="2025-03-08T18:07:00Z">
              <w:rPr/>
            </w:rPrChange>
          </w:rPr>
          <w:t xml:space="preserve">, data = evals, </w:t>
        </w:r>
        <w:proofErr w:type="spellStart"/>
        <w:r w:rsidRPr="008B7AC4">
          <w:rPr>
            <w:rFonts w:asciiTheme="majorHAnsi" w:eastAsia="Times New Roman" w:hAnsiTheme="majorHAnsi" w:cstheme="majorHAnsi"/>
            <w:color w:val="FF0000"/>
            <w:rPrChange w:id="59" w:author="Yanan Wu" w:date="2025-03-08T13:07:00Z" w16du:dateUtc="2025-03-08T18:07:00Z">
              <w:rPr/>
            </w:rPrChange>
          </w:rPr>
          <w:t>nbest</w:t>
        </w:r>
        <w:proofErr w:type="spellEnd"/>
        <w:r w:rsidRPr="008B7AC4">
          <w:rPr>
            <w:rFonts w:asciiTheme="majorHAnsi" w:eastAsia="Times New Roman" w:hAnsiTheme="majorHAnsi" w:cstheme="majorHAnsi"/>
            <w:color w:val="FF0000"/>
            <w:rPrChange w:id="60" w:author="Yanan Wu" w:date="2025-03-08T13:07:00Z" w16du:dateUtc="2025-03-08T18:07:00Z">
              <w:rPr/>
            </w:rPrChange>
          </w:rPr>
          <w:t xml:space="preserve"> = 1, </w:t>
        </w:r>
        <w:proofErr w:type="spellStart"/>
        <w:r w:rsidRPr="008B7AC4">
          <w:rPr>
            <w:rFonts w:asciiTheme="majorHAnsi" w:eastAsia="Times New Roman" w:hAnsiTheme="majorHAnsi" w:cstheme="majorHAnsi"/>
            <w:color w:val="FF0000"/>
            <w:rPrChange w:id="61" w:author="Yanan Wu" w:date="2025-03-08T13:07:00Z" w16du:dateUtc="2025-03-08T18:07:00Z">
              <w:rPr/>
            </w:rPrChange>
          </w:rPr>
          <w:t>nvmax</w:t>
        </w:r>
        <w:proofErr w:type="spellEnd"/>
        <w:r w:rsidRPr="008B7AC4">
          <w:rPr>
            <w:rFonts w:asciiTheme="majorHAnsi" w:eastAsia="Times New Roman" w:hAnsiTheme="majorHAnsi" w:cstheme="majorHAnsi"/>
            <w:color w:val="FF0000"/>
            <w:rPrChange w:id="62" w:author="Yanan Wu" w:date="2025-03-08T13:07:00Z" w16du:dateUtc="2025-03-08T18:07:00Z">
              <w:rPr/>
            </w:rPrChange>
          </w:rPr>
          <w:t xml:space="preserve"> = 13)</w:t>
        </w:r>
      </w:ins>
    </w:p>
    <w:p w14:paraId="2D443F8A" w14:textId="77777777" w:rsidR="004345F0" w:rsidRPr="001B22A9" w:rsidRDefault="004345F0"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p>
    <w:p w14:paraId="2E465911" w14:textId="77777777" w:rsidR="004345F0" w:rsidRPr="001B22A9" w:rsidRDefault="004345F0"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r w:rsidRPr="001B22A9">
        <w:rPr>
          <w:rFonts w:asciiTheme="majorHAnsi" w:eastAsia="Times New Roman" w:hAnsiTheme="majorHAnsi" w:cstheme="majorHAnsi"/>
          <w:color w:val="FF0000"/>
        </w:rPr>
        <w:t># Summary of results</w:t>
      </w:r>
    </w:p>
    <w:p w14:paraId="5BD3A309" w14:textId="77777777" w:rsidR="004345F0" w:rsidRPr="001B22A9" w:rsidRDefault="004345F0"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proofErr w:type="spellStart"/>
      <w:r w:rsidRPr="001B22A9">
        <w:rPr>
          <w:rFonts w:asciiTheme="majorHAnsi" w:eastAsia="Times New Roman" w:hAnsiTheme="majorHAnsi" w:cstheme="majorHAnsi"/>
          <w:color w:val="FF0000"/>
        </w:rPr>
        <w:t>summary_best</w:t>
      </w:r>
      <w:proofErr w:type="spellEnd"/>
      <w:r w:rsidRPr="001B22A9">
        <w:rPr>
          <w:rFonts w:asciiTheme="majorHAnsi" w:eastAsia="Times New Roman" w:hAnsiTheme="majorHAnsi" w:cstheme="majorHAnsi"/>
          <w:color w:val="FF0000"/>
        </w:rPr>
        <w:t xml:space="preserve"> &lt;- summary(</w:t>
      </w:r>
      <w:proofErr w:type="spellStart"/>
      <w:r w:rsidRPr="001B22A9">
        <w:rPr>
          <w:rFonts w:asciiTheme="majorHAnsi" w:eastAsia="Times New Roman" w:hAnsiTheme="majorHAnsi" w:cstheme="majorHAnsi"/>
          <w:color w:val="FF0000"/>
        </w:rPr>
        <w:t>best_subset</w:t>
      </w:r>
      <w:proofErr w:type="spellEnd"/>
      <w:r w:rsidRPr="001B22A9">
        <w:rPr>
          <w:rFonts w:asciiTheme="majorHAnsi" w:eastAsia="Times New Roman" w:hAnsiTheme="majorHAnsi" w:cstheme="majorHAnsi"/>
          <w:color w:val="FF0000"/>
        </w:rPr>
        <w:t>)</w:t>
      </w:r>
    </w:p>
    <w:p w14:paraId="61228382" w14:textId="77777777" w:rsidR="004345F0" w:rsidRPr="001B22A9" w:rsidRDefault="004345F0"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p>
    <w:p w14:paraId="041BFA02" w14:textId="77777777" w:rsidR="004345F0" w:rsidRPr="001B22A9" w:rsidRDefault="004345F0"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r w:rsidRPr="001B22A9">
        <w:rPr>
          <w:rFonts w:asciiTheme="majorHAnsi" w:eastAsia="Times New Roman" w:hAnsiTheme="majorHAnsi" w:cstheme="majorHAnsi"/>
          <w:color w:val="FF0000"/>
        </w:rPr>
        <w:t># Print model details</w:t>
      </w:r>
    </w:p>
    <w:p w14:paraId="4052C1CB" w14:textId="77777777" w:rsidR="004345F0" w:rsidRPr="001B22A9" w:rsidRDefault="004345F0"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r w:rsidRPr="001B22A9">
        <w:rPr>
          <w:rFonts w:asciiTheme="majorHAnsi" w:eastAsia="Times New Roman" w:hAnsiTheme="majorHAnsi" w:cstheme="majorHAnsi"/>
          <w:color w:val="FF0000"/>
        </w:rPr>
        <w:t>print(</w:t>
      </w:r>
      <w:proofErr w:type="spellStart"/>
      <w:r w:rsidRPr="001B22A9">
        <w:rPr>
          <w:rFonts w:asciiTheme="majorHAnsi" w:eastAsia="Times New Roman" w:hAnsiTheme="majorHAnsi" w:cstheme="majorHAnsi"/>
          <w:color w:val="FF0000"/>
        </w:rPr>
        <w:t>summary_best</w:t>
      </w:r>
      <w:proofErr w:type="spellEnd"/>
      <w:r w:rsidRPr="001B22A9">
        <w:rPr>
          <w:rFonts w:asciiTheme="majorHAnsi" w:eastAsia="Times New Roman" w:hAnsiTheme="majorHAnsi" w:cstheme="majorHAnsi"/>
          <w:color w:val="FF0000"/>
        </w:rPr>
        <w:t>)</w:t>
      </w:r>
    </w:p>
    <w:p w14:paraId="41E162E3" w14:textId="77777777" w:rsidR="004345F0" w:rsidRPr="001B22A9" w:rsidRDefault="004345F0"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p>
    <w:p w14:paraId="7E9B65A5" w14:textId="77777777" w:rsidR="004345F0" w:rsidRPr="001B22A9" w:rsidRDefault="004345F0"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r w:rsidRPr="001B22A9">
        <w:rPr>
          <w:rFonts w:asciiTheme="majorHAnsi" w:eastAsia="Times New Roman" w:hAnsiTheme="majorHAnsi" w:cstheme="majorHAnsi"/>
          <w:color w:val="FF0000"/>
        </w:rPr>
        <w:t># Find the best model based on Cp (Mallows' Cp)</w:t>
      </w:r>
    </w:p>
    <w:p w14:paraId="2A975A36" w14:textId="77777777" w:rsidR="004345F0" w:rsidRPr="001B22A9" w:rsidRDefault="004345F0"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proofErr w:type="spellStart"/>
      <w:r w:rsidRPr="001B22A9">
        <w:rPr>
          <w:rFonts w:asciiTheme="majorHAnsi" w:eastAsia="Times New Roman" w:hAnsiTheme="majorHAnsi" w:cstheme="majorHAnsi"/>
          <w:color w:val="FF0000"/>
        </w:rPr>
        <w:t>best_model_index</w:t>
      </w:r>
      <w:proofErr w:type="spellEnd"/>
      <w:r w:rsidRPr="001B22A9">
        <w:rPr>
          <w:rFonts w:asciiTheme="majorHAnsi" w:eastAsia="Times New Roman" w:hAnsiTheme="majorHAnsi" w:cstheme="majorHAnsi"/>
          <w:color w:val="FF0000"/>
        </w:rPr>
        <w:t xml:space="preserve"> &lt;- </w:t>
      </w:r>
      <w:proofErr w:type="spellStart"/>
      <w:r w:rsidRPr="001B22A9">
        <w:rPr>
          <w:rFonts w:asciiTheme="majorHAnsi" w:eastAsia="Times New Roman" w:hAnsiTheme="majorHAnsi" w:cstheme="majorHAnsi"/>
          <w:color w:val="FF0000"/>
        </w:rPr>
        <w:t>which.min</w:t>
      </w:r>
      <w:proofErr w:type="spellEnd"/>
      <w:r w:rsidRPr="001B22A9">
        <w:rPr>
          <w:rFonts w:asciiTheme="majorHAnsi" w:eastAsia="Times New Roman" w:hAnsiTheme="majorHAnsi" w:cstheme="majorHAnsi"/>
          <w:color w:val="FF0000"/>
        </w:rPr>
        <w:t>(</w:t>
      </w:r>
      <w:proofErr w:type="spellStart"/>
      <w:r w:rsidRPr="001B22A9">
        <w:rPr>
          <w:rFonts w:asciiTheme="majorHAnsi" w:eastAsia="Times New Roman" w:hAnsiTheme="majorHAnsi" w:cstheme="majorHAnsi"/>
          <w:color w:val="FF0000"/>
        </w:rPr>
        <w:t>summary_best$cp</w:t>
      </w:r>
      <w:proofErr w:type="spellEnd"/>
      <w:r w:rsidRPr="001B22A9">
        <w:rPr>
          <w:rFonts w:asciiTheme="majorHAnsi" w:eastAsia="Times New Roman" w:hAnsiTheme="majorHAnsi" w:cstheme="majorHAnsi"/>
          <w:color w:val="FF0000"/>
        </w:rPr>
        <w:t>)</w:t>
      </w:r>
    </w:p>
    <w:p w14:paraId="0B6C996B" w14:textId="77777777" w:rsidR="004345F0" w:rsidRPr="001B22A9" w:rsidRDefault="004345F0"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p>
    <w:p w14:paraId="60466281" w14:textId="77777777" w:rsidR="004345F0" w:rsidRPr="001B22A9" w:rsidRDefault="004345F0"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r w:rsidRPr="001B22A9">
        <w:rPr>
          <w:rFonts w:asciiTheme="majorHAnsi" w:eastAsia="Times New Roman" w:hAnsiTheme="majorHAnsi" w:cstheme="majorHAnsi"/>
          <w:color w:val="FF0000"/>
        </w:rPr>
        <w:t># Extract variable names for the best model (excluding intercept)</w:t>
      </w:r>
    </w:p>
    <w:p w14:paraId="073DD764" w14:textId="77777777" w:rsidR="004345F0" w:rsidRPr="001B22A9" w:rsidRDefault="004345F0"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proofErr w:type="spellStart"/>
      <w:r w:rsidRPr="001B22A9">
        <w:rPr>
          <w:rFonts w:asciiTheme="majorHAnsi" w:eastAsia="Times New Roman" w:hAnsiTheme="majorHAnsi" w:cstheme="majorHAnsi"/>
          <w:color w:val="FF0000"/>
        </w:rPr>
        <w:t>best_variables</w:t>
      </w:r>
      <w:proofErr w:type="spellEnd"/>
      <w:r w:rsidRPr="001B22A9">
        <w:rPr>
          <w:rFonts w:asciiTheme="majorHAnsi" w:eastAsia="Times New Roman" w:hAnsiTheme="majorHAnsi" w:cstheme="majorHAnsi"/>
          <w:color w:val="FF0000"/>
        </w:rPr>
        <w:t xml:space="preserve"> &lt;- names(which(</w:t>
      </w:r>
      <w:proofErr w:type="spellStart"/>
      <w:r w:rsidRPr="001B22A9">
        <w:rPr>
          <w:rFonts w:asciiTheme="majorHAnsi" w:eastAsia="Times New Roman" w:hAnsiTheme="majorHAnsi" w:cstheme="majorHAnsi"/>
          <w:color w:val="FF0000"/>
        </w:rPr>
        <w:t>summary_best$which</w:t>
      </w:r>
      <w:proofErr w:type="spellEnd"/>
      <w:r w:rsidRPr="001B22A9">
        <w:rPr>
          <w:rFonts w:asciiTheme="majorHAnsi" w:eastAsia="Times New Roman" w:hAnsiTheme="majorHAnsi" w:cstheme="majorHAnsi"/>
          <w:color w:val="FF0000"/>
        </w:rPr>
        <w:t>[</w:t>
      </w:r>
      <w:proofErr w:type="spellStart"/>
      <w:r w:rsidRPr="001B22A9">
        <w:rPr>
          <w:rFonts w:asciiTheme="majorHAnsi" w:eastAsia="Times New Roman" w:hAnsiTheme="majorHAnsi" w:cstheme="majorHAnsi"/>
          <w:color w:val="FF0000"/>
        </w:rPr>
        <w:t>best_model_index</w:t>
      </w:r>
      <w:proofErr w:type="spellEnd"/>
      <w:r w:rsidRPr="001B22A9">
        <w:rPr>
          <w:rFonts w:asciiTheme="majorHAnsi" w:eastAsia="Times New Roman" w:hAnsiTheme="majorHAnsi" w:cstheme="majorHAnsi"/>
          <w:color w:val="FF0000"/>
        </w:rPr>
        <w:t>,]))</w:t>
      </w:r>
    </w:p>
    <w:p w14:paraId="6A7CD9B6" w14:textId="77777777" w:rsidR="004345F0" w:rsidRPr="001B22A9" w:rsidRDefault="004345F0"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p>
    <w:p w14:paraId="52B918C5" w14:textId="77777777" w:rsidR="004345F0" w:rsidRPr="001B22A9" w:rsidRDefault="004345F0"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r w:rsidRPr="001B22A9">
        <w:rPr>
          <w:rFonts w:asciiTheme="majorHAnsi" w:eastAsia="Times New Roman" w:hAnsiTheme="majorHAnsi" w:cstheme="majorHAnsi"/>
          <w:color w:val="FF0000"/>
        </w:rPr>
        <w:t>print(</w:t>
      </w:r>
      <w:proofErr w:type="spellStart"/>
      <w:r w:rsidRPr="001B22A9">
        <w:rPr>
          <w:rFonts w:asciiTheme="majorHAnsi" w:eastAsia="Times New Roman" w:hAnsiTheme="majorHAnsi" w:cstheme="majorHAnsi"/>
          <w:color w:val="FF0000"/>
        </w:rPr>
        <w:t>best_variables</w:t>
      </w:r>
      <w:proofErr w:type="spellEnd"/>
      <w:r w:rsidRPr="001B22A9">
        <w:rPr>
          <w:rFonts w:asciiTheme="majorHAnsi" w:eastAsia="Times New Roman" w:hAnsiTheme="majorHAnsi" w:cstheme="majorHAnsi"/>
          <w:color w:val="FF0000"/>
        </w:rPr>
        <w:t>)</w:t>
      </w:r>
    </w:p>
    <w:p w14:paraId="0FA7C8DA" w14:textId="21517405" w:rsidR="008F509A" w:rsidRPr="001B22A9" w:rsidRDefault="004345F0" w:rsidP="001B22A9">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proofErr w:type="gramStart"/>
      <w:r w:rsidRPr="001B22A9">
        <w:rPr>
          <w:rFonts w:asciiTheme="majorHAnsi" w:eastAsia="Times New Roman" w:hAnsiTheme="majorHAnsi" w:cstheme="majorHAnsi"/>
          <w:color w:val="FF0000"/>
        </w:rPr>
        <w:t>cat(</w:t>
      </w:r>
      <w:proofErr w:type="gramEnd"/>
      <w:r w:rsidRPr="001B22A9">
        <w:rPr>
          <w:rFonts w:asciiTheme="majorHAnsi" w:eastAsia="Times New Roman" w:hAnsiTheme="majorHAnsi" w:cstheme="majorHAnsi"/>
          <w:color w:val="FF0000"/>
        </w:rPr>
        <w:t xml:space="preserve">"Best model has", </w:t>
      </w:r>
      <w:proofErr w:type="spellStart"/>
      <w:r w:rsidRPr="001B22A9">
        <w:rPr>
          <w:rFonts w:asciiTheme="majorHAnsi" w:eastAsia="Times New Roman" w:hAnsiTheme="majorHAnsi" w:cstheme="majorHAnsi"/>
          <w:color w:val="FF0000"/>
        </w:rPr>
        <w:t>best_model_index</w:t>
      </w:r>
      <w:proofErr w:type="spellEnd"/>
      <w:r w:rsidRPr="001B22A9">
        <w:rPr>
          <w:rFonts w:asciiTheme="majorHAnsi" w:eastAsia="Times New Roman" w:hAnsiTheme="majorHAnsi" w:cstheme="majorHAnsi"/>
          <w:color w:val="FF0000"/>
        </w:rPr>
        <w:t>, "predictors with lowest C_P:", max(</w:t>
      </w:r>
      <w:proofErr w:type="spellStart"/>
      <w:r w:rsidRPr="001B22A9">
        <w:rPr>
          <w:rFonts w:asciiTheme="majorHAnsi" w:eastAsia="Times New Roman" w:hAnsiTheme="majorHAnsi" w:cstheme="majorHAnsi"/>
          <w:color w:val="FF0000"/>
        </w:rPr>
        <w:t>summary_best$cp</w:t>
      </w:r>
      <w:proofErr w:type="spellEnd"/>
      <w:r w:rsidRPr="001B22A9">
        <w:rPr>
          <w:rFonts w:asciiTheme="majorHAnsi" w:eastAsia="Times New Roman" w:hAnsiTheme="majorHAnsi" w:cstheme="majorHAnsi"/>
          <w:color w:val="FF0000"/>
        </w:rPr>
        <w:t>), "\n")</w:t>
      </w:r>
    </w:p>
    <w:p w14:paraId="7D5B94D2" w14:textId="38FAEE12" w:rsidR="004345F0" w:rsidRPr="001B22A9" w:rsidRDefault="00B30071" w:rsidP="004345F0">
      <w:pPr>
        <w:widowControl w:val="0"/>
        <w:pBdr>
          <w:top w:val="nil"/>
          <w:left w:val="nil"/>
          <w:bottom w:val="nil"/>
          <w:right w:val="nil"/>
          <w:between w:val="nil"/>
        </w:pBdr>
        <w:spacing w:line="276" w:lineRule="auto"/>
        <w:ind w:right="720"/>
        <w:rPr>
          <w:rFonts w:asciiTheme="majorHAnsi" w:hAnsiTheme="majorHAnsi" w:cstheme="majorHAnsi"/>
          <w:b/>
          <w:bCs/>
          <w:color w:val="FF0000"/>
        </w:rPr>
      </w:pPr>
      <w:ins w:id="63" w:author="Yanan Wu" w:date="2025-03-08T13:21:00Z" w16du:dateUtc="2025-03-08T18:21:00Z">
        <w:r>
          <w:rPr>
            <w:noProof/>
          </w:rPr>
          <w:drawing>
            <wp:inline distT="0" distB="0" distL="0" distR="0" wp14:anchorId="0D8BEF0D" wp14:editId="0DAD5DBC">
              <wp:extent cx="5943600" cy="545465"/>
              <wp:effectExtent l="0" t="0" r="0" b="6985"/>
              <wp:docPr id="197316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61634" name=""/>
                      <pic:cNvPicPr/>
                    </pic:nvPicPr>
                    <pic:blipFill>
                      <a:blip r:embed="rId16"/>
                      <a:stretch>
                        <a:fillRect/>
                      </a:stretch>
                    </pic:blipFill>
                    <pic:spPr>
                      <a:xfrm>
                        <a:off x="0" y="0"/>
                        <a:ext cx="5943600" cy="545465"/>
                      </a:xfrm>
                      <a:prstGeom prst="rect">
                        <a:avLst/>
                      </a:prstGeom>
                    </pic:spPr>
                  </pic:pic>
                </a:graphicData>
              </a:graphic>
            </wp:inline>
          </w:drawing>
        </w:r>
      </w:ins>
    </w:p>
    <w:p w14:paraId="48B081CE" w14:textId="6D6E65DD" w:rsidR="001B2509" w:rsidRPr="001B22A9" w:rsidRDefault="00C41E84" w:rsidP="0029074D">
      <w:pPr>
        <w:pStyle w:val="ListParagraph"/>
        <w:widowControl w:val="0"/>
        <w:pBdr>
          <w:top w:val="nil"/>
          <w:left w:val="nil"/>
          <w:bottom w:val="nil"/>
          <w:right w:val="nil"/>
          <w:between w:val="nil"/>
        </w:pBdr>
        <w:spacing w:line="276" w:lineRule="auto"/>
        <w:ind w:left="778" w:right="720"/>
        <w:contextualSpacing w:val="0"/>
        <w:rPr>
          <w:rFonts w:asciiTheme="majorHAnsi" w:eastAsia="Times New Roman" w:hAnsiTheme="majorHAnsi" w:cstheme="majorHAnsi"/>
          <w:b/>
          <w:bCs/>
          <w:color w:val="FF0000"/>
        </w:rPr>
      </w:pPr>
      <w:r w:rsidRPr="001B22A9">
        <w:rPr>
          <w:rFonts w:asciiTheme="majorHAnsi" w:hAnsiTheme="majorHAnsi" w:cstheme="majorHAnsi"/>
          <w:b/>
          <w:bCs/>
          <w:color w:val="FF0000"/>
        </w:rPr>
        <w:t xml:space="preserve">Backward Model: </w:t>
      </w:r>
    </w:p>
    <w:p w14:paraId="17D80386" w14:textId="436B5929" w:rsidR="00B558E8" w:rsidRPr="001B22A9" w:rsidDel="00B30071" w:rsidRDefault="00B558E8" w:rsidP="00E31B4E">
      <w:pPr>
        <w:pStyle w:val="ListParagraph"/>
        <w:widowControl w:val="0"/>
        <w:pBdr>
          <w:top w:val="nil"/>
          <w:left w:val="nil"/>
          <w:bottom w:val="nil"/>
          <w:right w:val="nil"/>
          <w:between w:val="nil"/>
        </w:pBdr>
        <w:spacing w:line="276" w:lineRule="auto"/>
        <w:ind w:left="778" w:right="720"/>
        <w:rPr>
          <w:del w:id="64" w:author="Yanan Wu" w:date="2025-03-08T13:22:00Z" w16du:dateUtc="2025-03-08T18:22:00Z"/>
          <w:rFonts w:asciiTheme="majorHAnsi" w:eastAsia="Times New Roman" w:hAnsiTheme="majorHAnsi" w:cstheme="majorHAnsi"/>
          <w:color w:val="FF0000"/>
        </w:rPr>
      </w:pPr>
      <w:del w:id="65" w:author="Yanan Wu" w:date="2025-03-08T13:22:00Z" w16du:dateUtc="2025-03-08T18:22:00Z">
        <w:r w:rsidRPr="001B22A9" w:rsidDel="00B30071">
          <w:rPr>
            <w:rFonts w:asciiTheme="majorHAnsi" w:eastAsia="Times New Roman" w:hAnsiTheme="majorHAnsi" w:cstheme="majorHAnsi"/>
            <w:color w:val="FF0000"/>
          </w:rPr>
          <w:delText>backward_model &lt;- stepAIC(</w:delText>
        </w:r>
        <w:commentRangeStart w:id="66"/>
        <w:r w:rsidRPr="001B22A9" w:rsidDel="00B30071">
          <w:rPr>
            <w:rFonts w:asciiTheme="majorHAnsi" w:eastAsia="Times New Roman" w:hAnsiTheme="majorHAnsi" w:cstheme="majorHAnsi"/>
            <w:color w:val="FF0000"/>
          </w:rPr>
          <w:delText>m_full</w:delText>
        </w:r>
      </w:del>
      <w:commentRangeEnd w:id="66"/>
      <w:r w:rsidR="00B30071">
        <w:rPr>
          <w:rStyle w:val="CommentReference"/>
          <w:rFonts w:ascii="Times New Roman" w:eastAsia="Times New Roman" w:hAnsi="Times New Roman" w:cs="Times New Roman"/>
          <w:kern w:val="0"/>
          <w:lang w:eastAsia="en-GB"/>
          <w14:ligatures w14:val="none"/>
        </w:rPr>
        <w:commentReference w:id="66"/>
      </w:r>
      <w:del w:id="67" w:author="Yanan Wu" w:date="2025-03-08T13:22:00Z" w16du:dateUtc="2025-03-08T18:22:00Z">
        <w:r w:rsidRPr="001B22A9" w:rsidDel="00B30071">
          <w:rPr>
            <w:rFonts w:asciiTheme="majorHAnsi" w:eastAsia="Times New Roman" w:hAnsiTheme="majorHAnsi" w:cstheme="majorHAnsi"/>
            <w:color w:val="FF0000"/>
          </w:rPr>
          <w:delText>, direction = "backward")</w:delText>
        </w:r>
      </w:del>
    </w:p>
    <w:p w14:paraId="1577285C" w14:textId="59E0C38B" w:rsidR="001A5FB1" w:rsidRPr="001B22A9" w:rsidDel="00B30071" w:rsidRDefault="00B558E8" w:rsidP="00E31B4E">
      <w:pPr>
        <w:pStyle w:val="ListParagraph"/>
        <w:widowControl w:val="0"/>
        <w:pBdr>
          <w:top w:val="nil"/>
          <w:left w:val="nil"/>
          <w:bottom w:val="nil"/>
          <w:right w:val="nil"/>
          <w:between w:val="nil"/>
        </w:pBdr>
        <w:spacing w:line="276" w:lineRule="auto"/>
        <w:ind w:left="778" w:right="720"/>
        <w:contextualSpacing w:val="0"/>
        <w:rPr>
          <w:del w:id="68" w:author="Yanan Wu" w:date="2025-03-08T13:22:00Z" w16du:dateUtc="2025-03-08T18:22:00Z"/>
          <w:rFonts w:asciiTheme="majorHAnsi" w:eastAsia="Times New Roman" w:hAnsiTheme="majorHAnsi" w:cstheme="majorHAnsi"/>
          <w:color w:val="FF0000"/>
        </w:rPr>
      </w:pPr>
      <w:del w:id="69" w:author="Yanan Wu" w:date="2025-03-08T13:22:00Z" w16du:dateUtc="2025-03-08T18:22:00Z">
        <w:r w:rsidRPr="001B22A9" w:rsidDel="00B30071">
          <w:rPr>
            <w:rFonts w:asciiTheme="majorHAnsi" w:eastAsia="Times New Roman" w:hAnsiTheme="majorHAnsi" w:cstheme="majorHAnsi"/>
            <w:color w:val="FF0000"/>
          </w:rPr>
          <w:delText>summary(backward_model)</w:delText>
        </w:r>
      </w:del>
    </w:p>
    <w:p w14:paraId="1B249645" w14:textId="77777777" w:rsidR="00B30071" w:rsidRPr="00B30071" w:rsidRDefault="00B30071" w:rsidP="00B30071">
      <w:pPr>
        <w:pStyle w:val="ListParagraph"/>
        <w:widowControl w:val="0"/>
        <w:pBdr>
          <w:top w:val="nil"/>
          <w:left w:val="nil"/>
          <w:bottom w:val="nil"/>
          <w:right w:val="nil"/>
          <w:between w:val="nil"/>
        </w:pBdr>
        <w:spacing w:line="276" w:lineRule="auto"/>
        <w:ind w:left="778" w:right="720"/>
        <w:rPr>
          <w:ins w:id="70" w:author="Yanan Wu" w:date="2025-03-08T13:22:00Z" w16du:dateUtc="2025-03-08T18:22:00Z"/>
          <w:rFonts w:asciiTheme="majorHAnsi" w:eastAsia="Times New Roman" w:hAnsiTheme="majorHAnsi" w:cstheme="majorHAnsi"/>
        </w:rPr>
      </w:pPr>
      <w:proofErr w:type="spellStart"/>
      <w:ins w:id="71" w:author="Yanan Wu" w:date="2025-03-08T13:22:00Z" w16du:dateUtc="2025-03-08T18:22:00Z">
        <w:r w:rsidRPr="00B30071">
          <w:rPr>
            <w:rFonts w:asciiTheme="majorHAnsi" w:eastAsia="Times New Roman" w:hAnsiTheme="majorHAnsi" w:cstheme="majorHAnsi"/>
          </w:rPr>
          <w:t>full_model</w:t>
        </w:r>
        <w:proofErr w:type="spellEnd"/>
        <w:r w:rsidRPr="00B30071">
          <w:rPr>
            <w:rFonts w:asciiTheme="majorHAnsi" w:eastAsia="Times New Roman" w:hAnsiTheme="majorHAnsi" w:cstheme="majorHAnsi"/>
          </w:rPr>
          <w:t xml:space="preserve"> = </w:t>
        </w:r>
        <w:proofErr w:type="spellStart"/>
        <w:proofErr w:type="gramStart"/>
        <w:r w:rsidRPr="00B30071">
          <w:rPr>
            <w:rFonts w:asciiTheme="majorHAnsi" w:eastAsia="Times New Roman" w:hAnsiTheme="majorHAnsi" w:cstheme="majorHAnsi"/>
          </w:rPr>
          <w:t>lm</w:t>
        </w:r>
        <w:proofErr w:type="spellEnd"/>
        <w:r w:rsidRPr="00B30071">
          <w:rPr>
            <w:rFonts w:asciiTheme="majorHAnsi" w:eastAsia="Times New Roman" w:hAnsiTheme="majorHAnsi" w:cstheme="majorHAnsi"/>
          </w:rPr>
          <w:t>(</w:t>
        </w:r>
        <w:proofErr w:type="gramEnd"/>
        <w:r w:rsidRPr="00B30071">
          <w:rPr>
            <w:rFonts w:asciiTheme="majorHAnsi" w:eastAsia="Times New Roman" w:hAnsiTheme="majorHAnsi" w:cstheme="majorHAnsi"/>
          </w:rPr>
          <w:t xml:space="preserve">score ~ rank + ethnicity + gender + language + age + </w:t>
        </w:r>
        <w:proofErr w:type="spellStart"/>
        <w:r w:rsidRPr="00B30071">
          <w:rPr>
            <w:rFonts w:asciiTheme="majorHAnsi" w:eastAsia="Times New Roman" w:hAnsiTheme="majorHAnsi" w:cstheme="majorHAnsi"/>
          </w:rPr>
          <w:t>cls_perc_eval</w:t>
        </w:r>
        <w:proofErr w:type="spellEnd"/>
      </w:ins>
    </w:p>
    <w:p w14:paraId="65A59222" w14:textId="77777777" w:rsidR="00B30071" w:rsidRPr="00B30071" w:rsidRDefault="00B30071" w:rsidP="00B30071">
      <w:pPr>
        <w:pStyle w:val="ListParagraph"/>
        <w:widowControl w:val="0"/>
        <w:pBdr>
          <w:top w:val="nil"/>
          <w:left w:val="nil"/>
          <w:bottom w:val="nil"/>
          <w:right w:val="nil"/>
          <w:between w:val="nil"/>
        </w:pBdr>
        <w:spacing w:line="276" w:lineRule="auto"/>
        <w:ind w:left="778" w:right="720"/>
        <w:rPr>
          <w:ins w:id="72" w:author="Yanan Wu" w:date="2025-03-08T13:22:00Z" w16du:dateUtc="2025-03-08T18:22:00Z"/>
          <w:rFonts w:asciiTheme="majorHAnsi" w:eastAsia="Times New Roman" w:hAnsiTheme="majorHAnsi" w:cstheme="majorHAnsi"/>
        </w:rPr>
      </w:pPr>
      <w:ins w:id="73" w:author="Yanan Wu" w:date="2025-03-08T13:22:00Z" w16du:dateUtc="2025-03-08T18:22:00Z">
        <w:r w:rsidRPr="00B30071">
          <w:rPr>
            <w:rFonts w:asciiTheme="majorHAnsi" w:eastAsia="Times New Roman" w:hAnsiTheme="majorHAnsi" w:cstheme="majorHAnsi"/>
          </w:rPr>
          <w:t xml:space="preserve">                + </w:t>
        </w:r>
        <w:proofErr w:type="spellStart"/>
        <w:r w:rsidRPr="00B30071">
          <w:rPr>
            <w:rFonts w:asciiTheme="majorHAnsi" w:eastAsia="Times New Roman" w:hAnsiTheme="majorHAnsi" w:cstheme="majorHAnsi"/>
          </w:rPr>
          <w:t>cls_students</w:t>
        </w:r>
        <w:proofErr w:type="spellEnd"/>
        <w:r w:rsidRPr="00B30071">
          <w:rPr>
            <w:rFonts w:asciiTheme="majorHAnsi" w:eastAsia="Times New Roman" w:hAnsiTheme="majorHAnsi" w:cstheme="majorHAnsi"/>
          </w:rPr>
          <w:t xml:space="preserve"> + </w:t>
        </w:r>
        <w:proofErr w:type="spellStart"/>
        <w:r w:rsidRPr="00B30071">
          <w:rPr>
            <w:rFonts w:asciiTheme="majorHAnsi" w:eastAsia="Times New Roman" w:hAnsiTheme="majorHAnsi" w:cstheme="majorHAnsi"/>
          </w:rPr>
          <w:t>cls_level</w:t>
        </w:r>
        <w:proofErr w:type="spellEnd"/>
        <w:r w:rsidRPr="00B30071">
          <w:rPr>
            <w:rFonts w:asciiTheme="majorHAnsi" w:eastAsia="Times New Roman" w:hAnsiTheme="majorHAnsi" w:cstheme="majorHAnsi"/>
          </w:rPr>
          <w:t xml:space="preserve"> + </w:t>
        </w:r>
        <w:proofErr w:type="spellStart"/>
        <w:r w:rsidRPr="00B30071">
          <w:rPr>
            <w:rFonts w:asciiTheme="majorHAnsi" w:eastAsia="Times New Roman" w:hAnsiTheme="majorHAnsi" w:cstheme="majorHAnsi"/>
          </w:rPr>
          <w:t>cls_profs</w:t>
        </w:r>
        <w:proofErr w:type="spellEnd"/>
        <w:r w:rsidRPr="00B30071">
          <w:rPr>
            <w:rFonts w:asciiTheme="majorHAnsi" w:eastAsia="Times New Roman" w:hAnsiTheme="majorHAnsi" w:cstheme="majorHAnsi"/>
          </w:rPr>
          <w:t xml:space="preserve"> + </w:t>
        </w:r>
        <w:proofErr w:type="spellStart"/>
        <w:r w:rsidRPr="00B30071">
          <w:rPr>
            <w:rFonts w:asciiTheme="majorHAnsi" w:eastAsia="Times New Roman" w:hAnsiTheme="majorHAnsi" w:cstheme="majorHAnsi"/>
          </w:rPr>
          <w:t>cls_credits</w:t>
        </w:r>
        <w:proofErr w:type="spellEnd"/>
        <w:r w:rsidRPr="00B30071">
          <w:rPr>
            <w:rFonts w:asciiTheme="majorHAnsi" w:eastAsia="Times New Roman" w:hAnsiTheme="majorHAnsi" w:cstheme="majorHAnsi"/>
          </w:rPr>
          <w:t xml:space="preserve"> + </w:t>
        </w:r>
        <w:proofErr w:type="spellStart"/>
        <w:r w:rsidRPr="00B30071">
          <w:rPr>
            <w:rFonts w:asciiTheme="majorHAnsi" w:eastAsia="Times New Roman" w:hAnsiTheme="majorHAnsi" w:cstheme="majorHAnsi"/>
          </w:rPr>
          <w:t>bty_avg</w:t>
        </w:r>
        <w:proofErr w:type="spellEnd"/>
      </w:ins>
    </w:p>
    <w:p w14:paraId="1BE3FD9E" w14:textId="77777777" w:rsidR="00B30071" w:rsidRPr="00B30071" w:rsidRDefault="00B30071" w:rsidP="00B30071">
      <w:pPr>
        <w:pStyle w:val="ListParagraph"/>
        <w:widowControl w:val="0"/>
        <w:pBdr>
          <w:top w:val="nil"/>
          <w:left w:val="nil"/>
          <w:bottom w:val="nil"/>
          <w:right w:val="nil"/>
          <w:between w:val="nil"/>
        </w:pBdr>
        <w:spacing w:line="276" w:lineRule="auto"/>
        <w:ind w:left="778" w:right="720"/>
        <w:rPr>
          <w:ins w:id="74" w:author="Yanan Wu" w:date="2025-03-08T13:22:00Z" w16du:dateUtc="2025-03-08T18:22:00Z"/>
          <w:rFonts w:asciiTheme="majorHAnsi" w:eastAsia="Times New Roman" w:hAnsiTheme="majorHAnsi" w:cstheme="majorHAnsi"/>
        </w:rPr>
      </w:pPr>
      <w:ins w:id="75" w:author="Yanan Wu" w:date="2025-03-08T13:22:00Z" w16du:dateUtc="2025-03-08T18:22:00Z">
        <w:r w:rsidRPr="00B30071">
          <w:rPr>
            <w:rFonts w:asciiTheme="majorHAnsi" w:eastAsia="Times New Roman" w:hAnsiTheme="majorHAnsi" w:cstheme="majorHAnsi"/>
          </w:rPr>
          <w:t xml:space="preserve">                + </w:t>
        </w:r>
        <w:proofErr w:type="spellStart"/>
        <w:r w:rsidRPr="00B30071">
          <w:rPr>
            <w:rFonts w:asciiTheme="majorHAnsi" w:eastAsia="Times New Roman" w:hAnsiTheme="majorHAnsi" w:cstheme="majorHAnsi"/>
          </w:rPr>
          <w:t>pic_outfit</w:t>
        </w:r>
        <w:proofErr w:type="spellEnd"/>
        <w:r w:rsidRPr="00B30071">
          <w:rPr>
            <w:rFonts w:asciiTheme="majorHAnsi" w:eastAsia="Times New Roman" w:hAnsiTheme="majorHAnsi" w:cstheme="majorHAnsi"/>
          </w:rPr>
          <w:t xml:space="preserve"> + </w:t>
        </w:r>
        <w:proofErr w:type="spellStart"/>
        <w:r w:rsidRPr="00B30071">
          <w:rPr>
            <w:rFonts w:asciiTheme="majorHAnsi" w:eastAsia="Times New Roman" w:hAnsiTheme="majorHAnsi" w:cstheme="majorHAnsi"/>
          </w:rPr>
          <w:t>pic_color</w:t>
        </w:r>
        <w:proofErr w:type="spellEnd"/>
        <w:r w:rsidRPr="00B30071">
          <w:rPr>
            <w:rFonts w:asciiTheme="majorHAnsi" w:eastAsia="Times New Roman" w:hAnsiTheme="majorHAnsi" w:cstheme="majorHAnsi"/>
          </w:rPr>
          <w:t>, data = evals)</w:t>
        </w:r>
      </w:ins>
    </w:p>
    <w:p w14:paraId="14855305" w14:textId="77777777" w:rsidR="00B30071" w:rsidRPr="00B30071" w:rsidRDefault="00B30071" w:rsidP="00B30071">
      <w:pPr>
        <w:pStyle w:val="ListParagraph"/>
        <w:widowControl w:val="0"/>
        <w:pBdr>
          <w:top w:val="nil"/>
          <w:left w:val="nil"/>
          <w:bottom w:val="nil"/>
          <w:right w:val="nil"/>
          <w:between w:val="nil"/>
        </w:pBdr>
        <w:spacing w:line="276" w:lineRule="auto"/>
        <w:ind w:left="778" w:right="720"/>
        <w:rPr>
          <w:ins w:id="76" w:author="Yanan Wu" w:date="2025-03-08T13:22:00Z" w16du:dateUtc="2025-03-08T18:22:00Z"/>
          <w:rFonts w:asciiTheme="majorHAnsi" w:eastAsia="Times New Roman" w:hAnsiTheme="majorHAnsi" w:cstheme="majorHAnsi"/>
        </w:rPr>
      </w:pPr>
      <w:proofErr w:type="spellStart"/>
      <w:ins w:id="77" w:author="Yanan Wu" w:date="2025-03-08T13:22:00Z" w16du:dateUtc="2025-03-08T18:22:00Z">
        <w:r w:rsidRPr="00B30071">
          <w:rPr>
            <w:rFonts w:asciiTheme="majorHAnsi" w:eastAsia="Times New Roman" w:hAnsiTheme="majorHAnsi" w:cstheme="majorHAnsi"/>
          </w:rPr>
          <w:t>backward_model</w:t>
        </w:r>
        <w:proofErr w:type="spellEnd"/>
        <w:r w:rsidRPr="00B30071">
          <w:rPr>
            <w:rFonts w:asciiTheme="majorHAnsi" w:eastAsia="Times New Roman" w:hAnsiTheme="majorHAnsi" w:cstheme="majorHAnsi"/>
          </w:rPr>
          <w:t xml:space="preserve"> &lt;- </w:t>
        </w:r>
        <w:proofErr w:type="gramStart"/>
        <w:r w:rsidRPr="00B30071">
          <w:rPr>
            <w:rFonts w:asciiTheme="majorHAnsi" w:eastAsia="Times New Roman" w:hAnsiTheme="majorHAnsi" w:cstheme="majorHAnsi"/>
          </w:rPr>
          <w:t>step(</w:t>
        </w:r>
        <w:proofErr w:type="spellStart"/>
        <w:proofErr w:type="gramEnd"/>
        <w:r w:rsidRPr="00B30071">
          <w:rPr>
            <w:rFonts w:asciiTheme="majorHAnsi" w:eastAsia="Times New Roman" w:hAnsiTheme="majorHAnsi" w:cstheme="majorHAnsi"/>
          </w:rPr>
          <w:t>full_model,direction</w:t>
        </w:r>
        <w:proofErr w:type="spellEnd"/>
        <w:r w:rsidRPr="00B30071">
          <w:rPr>
            <w:rFonts w:asciiTheme="majorHAnsi" w:eastAsia="Times New Roman" w:hAnsiTheme="majorHAnsi" w:cstheme="majorHAnsi"/>
          </w:rPr>
          <w:t xml:space="preserve"> = "backward")</w:t>
        </w:r>
      </w:ins>
    </w:p>
    <w:p w14:paraId="61A43CD3" w14:textId="59CE9845" w:rsidR="005F5C7C" w:rsidRDefault="00B30071" w:rsidP="00B30071">
      <w:pPr>
        <w:pStyle w:val="ListParagraph"/>
        <w:widowControl w:val="0"/>
        <w:pBdr>
          <w:top w:val="nil"/>
          <w:left w:val="nil"/>
          <w:bottom w:val="nil"/>
          <w:right w:val="nil"/>
          <w:between w:val="nil"/>
        </w:pBdr>
        <w:spacing w:line="276" w:lineRule="auto"/>
        <w:ind w:left="778" w:right="720"/>
        <w:contextualSpacing w:val="0"/>
        <w:rPr>
          <w:ins w:id="78" w:author="Yanan Wu" w:date="2025-03-08T13:23:00Z" w16du:dateUtc="2025-03-08T18:23:00Z"/>
          <w:rFonts w:asciiTheme="majorHAnsi" w:eastAsia="Times New Roman" w:hAnsiTheme="majorHAnsi" w:cstheme="majorHAnsi"/>
        </w:rPr>
      </w:pPr>
      <w:proofErr w:type="spellStart"/>
      <w:ins w:id="79" w:author="Yanan Wu" w:date="2025-03-08T13:22:00Z" w16du:dateUtc="2025-03-08T18:22:00Z">
        <w:r w:rsidRPr="00B30071">
          <w:rPr>
            <w:rFonts w:asciiTheme="majorHAnsi" w:eastAsia="Times New Roman" w:hAnsiTheme="majorHAnsi" w:cstheme="majorHAnsi"/>
          </w:rPr>
          <w:t>summary_backward</w:t>
        </w:r>
        <w:proofErr w:type="spellEnd"/>
        <w:r w:rsidRPr="00B30071">
          <w:rPr>
            <w:rFonts w:asciiTheme="majorHAnsi" w:eastAsia="Times New Roman" w:hAnsiTheme="majorHAnsi" w:cstheme="majorHAnsi"/>
          </w:rPr>
          <w:t xml:space="preserve"> &lt;- summary(</w:t>
        </w:r>
        <w:proofErr w:type="spellStart"/>
        <w:r w:rsidRPr="00B30071">
          <w:rPr>
            <w:rFonts w:asciiTheme="majorHAnsi" w:eastAsia="Times New Roman" w:hAnsiTheme="majorHAnsi" w:cstheme="majorHAnsi"/>
          </w:rPr>
          <w:t>backward_model</w:t>
        </w:r>
        <w:proofErr w:type="spellEnd"/>
        <w:r w:rsidRPr="00B30071">
          <w:rPr>
            <w:rFonts w:asciiTheme="majorHAnsi" w:eastAsia="Times New Roman" w:hAnsiTheme="majorHAnsi" w:cstheme="majorHAnsi"/>
          </w:rPr>
          <w:t>)</w:t>
        </w:r>
      </w:ins>
    </w:p>
    <w:p w14:paraId="7F329A53" w14:textId="50609E01" w:rsidR="00B30071" w:rsidRPr="001B22A9" w:rsidRDefault="00B30071" w:rsidP="00B30071">
      <w:pPr>
        <w:pStyle w:val="ListParagraph"/>
        <w:widowControl w:val="0"/>
        <w:pBdr>
          <w:top w:val="nil"/>
          <w:left w:val="nil"/>
          <w:bottom w:val="nil"/>
          <w:right w:val="nil"/>
          <w:between w:val="nil"/>
        </w:pBdr>
        <w:spacing w:line="276" w:lineRule="auto"/>
        <w:ind w:left="778" w:right="720"/>
        <w:contextualSpacing w:val="0"/>
        <w:rPr>
          <w:rFonts w:asciiTheme="majorHAnsi" w:eastAsia="Times New Roman" w:hAnsiTheme="majorHAnsi" w:cstheme="majorHAnsi"/>
        </w:rPr>
      </w:pPr>
      <w:ins w:id="80" w:author="Yanan Wu" w:date="2025-03-08T13:23:00Z" w16du:dateUtc="2025-03-08T18:23:00Z">
        <w:r>
          <w:rPr>
            <w:noProof/>
          </w:rPr>
          <w:lastRenderedPageBreak/>
          <w:drawing>
            <wp:inline distT="0" distB="0" distL="0" distR="0" wp14:anchorId="259A69CD" wp14:editId="26AA46C6">
              <wp:extent cx="4294022" cy="2981960"/>
              <wp:effectExtent l="0" t="0" r="0" b="8890"/>
              <wp:docPr id="15356386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38657" name="Picture 1" descr="A screenshot of a computer&#10;&#10;AI-generated content may be incorrect."/>
                      <pic:cNvPicPr/>
                    </pic:nvPicPr>
                    <pic:blipFill>
                      <a:blip r:embed="rId17"/>
                      <a:stretch>
                        <a:fillRect/>
                      </a:stretch>
                    </pic:blipFill>
                    <pic:spPr>
                      <a:xfrm>
                        <a:off x="0" y="0"/>
                        <a:ext cx="4299854" cy="2986010"/>
                      </a:xfrm>
                      <a:prstGeom prst="rect">
                        <a:avLst/>
                      </a:prstGeom>
                    </pic:spPr>
                  </pic:pic>
                </a:graphicData>
              </a:graphic>
            </wp:inline>
          </w:drawing>
        </w:r>
      </w:ins>
    </w:p>
    <w:p w14:paraId="32E465FE" w14:textId="38DD4913" w:rsidR="00B558E8" w:rsidRPr="001B22A9" w:rsidRDefault="00DC2FCE" w:rsidP="00E31B4E">
      <w:pPr>
        <w:pStyle w:val="ListParagraph"/>
        <w:widowControl w:val="0"/>
        <w:pBdr>
          <w:top w:val="nil"/>
          <w:left w:val="nil"/>
          <w:bottom w:val="nil"/>
          <w:right w:val="nil"/>
          <w:between w:val="nil"/>
        </w:pBdr>
        <w:spacing w:line="276" w:lineRule="auto"/>
        <w:ind w:left="778" w:right="720"/>
        <w:contextualSpacing w:val="0"/>
        <w:rPr>
          <w:rFonts w:asciiTheme="majorHAnsi" w:hAnsiTheme="majorHAnsi" w:cstheme="majorHAnsi"/>
          <w:b/>
          <w:bCs/>
          <w:color w:val="FF0000"/>
        </w:rPr>
      </w:pPr>
      <w:r w:rsidRPr="001B22A9">
        <w:rPr>
          <w:rFonts w:asciiTheme="majorHAnsi" w:hAnsiTheme="majorHAnsi" w:cstheme="majorHAnsi"/>
          <w:b/>
          <w:bCs/>
          <w:color w:val="FF0000"/>
        </w:rPr>
        <w:t xml:space="preserve">Forward model: </w:t>
      </w:r>
    </w:p>
    <w:p w14:paraId="3F7820EF" w14:textId="3F6A8079" w:rsidR="001E4CC4" w:rsidRPr="001B22A9" w:rsidDel="00B30071" w:rsidRDefault="001E4CC4" w:rsidP="00E31B4E">
      <w:pPr>
        <w:pStyle w:val="ListParagraph"/>
        <w:widowControl w:val="0"/>
        <w:pBdr>
          <w:top w:val="nil"/>
          <w:left w:val="nil"/>
          <w:bottom w:val="nil"/>
          <w:right w:val="nil"/>
          <w:between w:val="nil"/>
        </w:pBdr>
        <w:spacing w:line="276" w:lineRule="auto"/>
        <w:ind w:left="778" w:right="720"/>
        <w:rPr>
          <w:del w:id="81" w:author="Yanan Wu" w:date="2025-03-08T13:28:00Z" w16du:dateUtc="2025-03-08T18:28:00Z"/>
          <w:rFonts w:asciiTheme="majorHAnsi" w:eastAsia="Times New Roman" w:hAnsiTheme="majorHAnsi" w:cstheme="majorHAnsi"/>
          <w:color w:val="FF0000"/>
        </w:rPr>
      </w:pPr>
      <w:del w:id="82" w:author="Yanan Wu" w:date="2025-03-08T13:28:00Z" w16du:dateUtc="2025-03-08T18:28:00Z">
        <w:r w:rsidRPr="001B22A9" w:rsidDel="00B30071">
          <w:rPr>
            <w:rFonts w:asciiTheme="majorHAnsi" w:eastAsia="Times New Roman" w:hAnsiTheme="majorHAnsi" w:cstheme="majorHAnsi"/>
            <w:color w:val="FF0000"/>
          </w:rPr>
          <w:delText>null_model = lm(score ~ 1, data = evals)</w:delText>
        </w:r>
      </w:del>
    </w:p>
    <w:p w14:paraId="7E94554D" w14:textId="7B59C0EE" w:rsidR="001E4CC4" w:rsidRPr="001B22A9" w:rsidDel="00B30071" w:rsidRDefault="001E4CC4" w:rsidP="00E31B4E">
      <w:pPr>
        <w:pStyle w:val="ListParagraph"/>
        <w:widowControl w:val="0"/>
        <w:pBdr>
          <w:top w:val="nil"/>
          <w:left w:val="nil"/>
          <w:bottom w:val="nil"/>
          <w:right w:val="nil"/>
          <w:between w:val="nil"/>
        </w:pBdr>
        <w:spacing w:line="276" w:lineRule="auto"/>
        <w:ind w:left="778" w:right="720"/>
        <w:rPr>
          <w:del w:id="83" w:author="Yanan Wu" w:date="2025-03-08T13:28:00Z" w16du:dateUtc="2025-03-08T18:28:00Z"/>
          <w:rFonts w:asciiTheme="majorHAnsi" w:eastAsia="Times New Roman" w:hAnsiTheme="majorHAnsi" w:cstheme="majorHAnsi"/>
          <w:color w:val="FF0000"/>
        </w:rPr>
      </w:pPr>
      <w:del w:id="84" w:author="Yanan Wu" w:date="2025-03-08T13:28:00Z" w16du:dateUtc="2025-03-08T18:28:00Z">
        <w:r w:rsidRPr="001B22A9" w:rsidDel="00B30071">
          <w:rPr>
            <w:rFonts w:asciiTheme="majorHAnsi" w:eastAsia="Times New Roman" w:hAnsiTheme="majorHAnsi" w:cstheme="majorHAnsi"/>
            <w:color w:val="FF0000"/>
          </w:rPr>
          <w:delText xml:space="preserve">forward_model &lt;- stepAIC(null_model, direction = "forward", </w:delText>
        </w:r>
      </w:del>
    </w:p>
    <w:p w14:paraId="1B995B11" w14:textId="123942A5" w:rsidR="001E4CC4" w:rsidRPr="001B22A9" w:rsidDel="00B30071" w:rsidRDefault="001E4CC4" w:rsidP="00E31B4E">
      <w:pPr>
        <w:pStyle w:val="ListParagraph"/>
        <w:widowControl w:val="0"/>
        <w:pBdr>
          <w:top w:val="nil"/>
          <w:left w:val="nil"/>
          <w:bottom w:val="nil"/>
          <w:right w:val="nil"/>
          <w:between w:val="nil"/>
        </w:pBdr>
        <w:spacing w:line="276" w:lineRule="auto"/>
        <w:ind w:left="778" w:right="720"/>
        <w:rPr>
          <w:del w:id="85" w:author="Yanan Wu" w:date="2025-03-08T13:28:00Z" w16du:dateUtc="2025-03-08T18:28:00Z"/>
          <w:rFonts w:asciiTheme="majorHAnsi" w:eastAsia="Times New Roman" w:hAnsiTheme="majorHAnsi" w:cstheme="majorHAnsi"/>
          <w:color w:val="FF0000"/>
        </w:rPr>
      </w:pPr>
      <w:del w:id="86" w:author="Yanan Wu" w:date="2025-03-08T13:28:00Z" w16du:dateUtc="2025-03-08T18:28:00Z">
        <w:r w:rsidRPr="001B22A9" w:rsidDel="00B30071">
          <w:rPr>
            <w:rFonts w:asciiTheme="majorHAnsi" w:eastAsia="Times New Roman" w:hAnsiTheme="majorHAnsi" w:cstheme="majorHAnsi"/>
            <w:color w:val="FF0000"/>
          </w:rPr>
          <w:delText xml:space="preserve">                         scope = list(upper = ~rank + ethnicity + gender + language + age + cls_perc_eval</w:delText>
        </w:r>
      </w:del>
    </w:p>
    <w:p w14:paraId="65476AD3" w14:textId="703D57E5" w:rsidR="001E4CC4" w:rsidRPr="001B22A9" w:rsidDel="00B30071" w:rsidRDefault="001E4CC4" w:rsidP="00E31B4E">
      <w:pPr>
        <w:pStyle w:val="ListParagraph"/>
        <w:widowControl w:val="0"/>
        <w:pBdr>
          <w:top w:val="nil"/>
          <w:left w:val="nil"/>
          <w:bottom w:val="nil"/>
          <w:right w:val="nil"/>
          <w:between w:val="nil"/>
        </w:pBdr>
        <w:spacing w:line="276" w:lineRule="auto"/>
        <w:ind w:left="778" w:right="720"/>
        <w:rPr>
          <w:del w:id="87" w:author="Yanan Wu" w:date="2025-03-08T13:28:00Z" w16du:dateUtc="2025-03-08T18:28:00Z"/>
          <w:rFonts w:asciiTheme="majorHAnsi" w:eastAsia="Times New Roman" w:hAnsiTheme="majorHAnsi" w:cstheme="majorHAnsi"/>
          <w:color w:val="FF0000"/>
        </w:rPr>
      </w:pPr>
      <w:del w:id="88" w:author="Yanan Wu" w:date="2025-03-08T13:28:00Z" w16du:dateUtc="2025-03-08T18:28:00Z">
        <w:r w:rsidRPr="001B22A9" w:rsidDel="00B30071">
          <w:rPr>
            <w:rFonts w:asciiTheme="majorHAnsi" w:eastAsia="Times New Roman" w:hAnsiTheme="majorHAnsi" w:cstheme="majorHAnsi"/>
            <w:color w:val="FF0000"/>
          </w:rPr>
          <w:delText xml:space="preserve">                                    + cls_students + cls_level + cls_profs + cls_credits </w:delText>
        </w:r>
        <w:r w:rsidR="000300E0" w:rsidRPr="001B22A9" w:rsidDel="00B30071">
          <w:rPr>
            <w:rFonts w:asciiTheme="majorHAnsi" w:eastAsia="Times New Roman" w:hAnsiTheme="majorHAnsi" w:cstheme="majorHAnsi"/>
            <w:color w:val="FF0000"/>
          </w:rPr>
          <w:delText>+</w:delText>
        </w:r>
        <w:r w:rsidRPr="001B22A9" w:rsidDel="00B30071">
          <w:rPr>
            <w:rFonts w:asciiTheme="majorHAnsi" w:eastAsia="Times New Roman" w:hAnsiTheme="majorHAnsi" w:cstheme="majorHAnsi"/>
            <w:color w:val="FF0000"/>
          </w:rPr>
          <w:delText>bty_avg</w:delText>
        </w:r>
      </w:del>
    </w:p>
    <w:p w14:paraId="7FD9FDB6" w14:textId="5243E132" w:rsidR="001E4CC4" w:rsidRPr="001B22A9" w:rsidDel="00B30071" w:rsidRDefault="001E4CC4" w:rsidP="00E31B4E">
      <w:pPr>
        <w:pStyle w:val="ListParagraph"/>
        <w:widowControl w:val="0"/>
        <w:pBdr>
          <w:top w:val="nil"/>
          <w:left w:val="nil"/>
          <w:bottom w:val="nil"/>
          <w:right w:val="nil"/>
          <w:between w:val="nil"/>
        </w:pBdr>
        <w:spacing w:line="276" w:lineRule="auto"/>
        <w:ind w:left="778" w:right="720"/>
        <w:rPr>
          <w:del w:id="89" w:author="Yanan Wu" w:date="2025-03-08T13:28:00Z" w16du:dateUtc="2025-03-08T18:28:00Z"/>
          <w:rFonts w:asciiTheme="majorHAnsi" w:eastAsia="Times New Roman" w:hAnsiTheme="majorHAnsi" w:cstheme="majorHAnsi"/>
          <w:color w:val="FF0000"/>
        </w:rPr>
      </w:pPr>
      <w:del w:id="90" w:author="Yanan Wu" w:date="2025-03-08T13:28:00Z" w16du:dateUtc="2025-03-08T18:28:00Z">
        <w:r w:rsidRPr="001B22A9" w:rsidDel="00B30071">
          <w:rPr>
            <w:rFonts w:asciiTheme="majorHAnsi" w:eastAsia="Times New Roman" w:hAnsiTheme="majorHAnsi" w:cstheme="majorHAnsi"/>
            <w:color w:val="FF0000"/>
          </w:rPr>
          <w:delText xml:space="preserve">                                      + pic_outfit + pic_color, lower = ~1))</w:delText>
        </w:r>
      </w:del>
    </w:p>
    <w:p w14:paraId="614EC6E4" w14:textId="0B200B12" w:rsidR="001E4CC4" w:rsidDel="00B30071" w:rsidRDefault="001E4CC4" w:rsidP="00E31B4E">
      <w:pPr>
        <w:pStyle w:val="ListParagraph"/>
        <w:widowControl w:val="0"/>
        <w:pBdr>
          <w:top w:val="nil"/>
          <w:left w:val="nil"/>
          <w:bottom w:val="nil"/>
          <w:right w:val="nil"/>
          <w:between w:val="nil"/>
        </w:pBdr>
        <w:spacing w:line="276" w:lineRule="auto"/>
        <w:ind w:left="778" w:right="720"/>
        <w:contextualSpacing w:val="0"/>
        <w:rPr>
          <w:del w:id="91" w:author="Yanan Wu" w:date="2025-03-08T13:28:00Z" w16du:dateUtc="2025-03-08T18:28:00Z"/>
          <w:rFonts w:asciiTheme="majorHAnsi" w:eastAsia="Times New Roman" w:hAnsiTheme="majorHAnsi" w:cstheme="majorHAnsi"/>
          <w:color w:val="FF0000"/>
        </w:rPr>
      </w:pPr>
      <w:del w:id="92" w:author="Yanan Wu" w:date="2025-03-08T13:28:00Z" w16du:dateUtc="2025-03-08T18:28:00Z">
        <w:r w:rsidRPr="001B22A9" w:rsidDel="00B30071">
          <w:rPr>
            <w:rFonts w:asciiTheme="majorHAnsi" w:eastAsia="Times New Roman" w:hAnsiTheme="majorHAnsi" w:cstheme="majorHAnsi"/>
            <w:color w:val="FF0000"/>
          </w:rPr>
          <w:delText>summary(forward_model)</w:delText>
        </w:r>
      </w:del>
    </w:p>
    <w:p w14:paraId="136A4CF5" w14:textId="4C3F9853" w:rsidR="00B30071" w:rsidRPr="00B30071" w:rsidRDefault="00B30071" w:rsidP="00B30071">
      <w:pPr>
        <w:pStyle w:val="ListParagraph"/>
        <w:widowControl w:val="0"/>
        <w:pBdr>
          <w:top w:val="nil"/>
          <w:left w:val="nil"/>
          <w:bottom w:val="nil"/>
          <w:right w:val="nil"/>
          <w:between w:val="nil"/>
        </w:pBdr>
        <w:spacing w:line="276" w:lineRule="auto"/>
        <w:ind w:left="778" w:right="720"/>
        <w:rPr>
          <w:ins w:id="93" w:author="Yanan Wu" w:date="2025-03-08T13:28:00Z" w16du:dateUtc="2025-03-08T18:28:00Z"/>
          <w:rFonts w:asciiTheme="majorHAnsi" w:eastAsia="Times New Roman" w:hAnsiTheme="majorHAnsi" w:cstheme="majorHAnsi"/>
          <w:color w:val="FF0000"/>
          <w:rPrChange w:id="94" w:author="Yanan Wu" w:date="2025-03-08T13:28:00Z" w16du:dateUtc="2025-03-08T18:28:00Z">
            <w:rPr>
              <w:ins w:id="95" w:author="Yanan Wu" w:date="2025-03-08T13:28:00Z" w16du:dateUtc="2025-03-08T18:28:00Z"/>
            </w:rPr>
          </w:rPrChange>
        </w:rPr>
      </w:pPr>
      <w:proofErr w:type="spellStart"/>
      <w:ins w:id="96" w:author="Yanan Wu" w:date="2025-03-08T13:28:00Z" w16du:dateUtc="2025-03-08T18:28:00Z">
        <w:r w:rsidRPr="00B30071">
          <w:rPr>
            <w:rFonts w:asciiTheme="majorHAnsi" w:eastAsia="Times New Roman" w:hAnsiTheme="majorHAnsi" w:cstheme="majorHAnsi"/>
            <w:color w:val="FF0000"/>
          </w:rPr>
          <w:t>forward_</w:t>
        </w:r>
        <w:proofErr w:type="gramStart"/>
        <w:r w:rsidRPr="00B30071">
          <w:rPr>
            <w:rFonts w:asciiTheme="majorHAnsi" w:eastAsia="Times New Roman" w:hAnsiTheme="majorHAnsi" w:cstheme="majorHAnsi"/>
            <w:color w:val="FF0000"/>
          </w:rPr>
          <w:t>model</w:t>
        </w:r>
        <w:proofErr w:type="spellEnd"/>
        <w:r w:rsidRPr="00B30071">
          <w:rPr>
            <w:rFonts w:asciiTheme="majorHAnsi" w:eastAsia="Times New Roman" w:hAnsiTheme="majorHAnsi" w:cstheme="majorHAnsi"/>
            <w:color w:val="FF0000"/>
          </w:rPr>
          <w:t xml:space="preserve">  =</w:t>
        </w:r>
        <w:proofErr w:type="gramEnd"/>
        <w:r w:rsidRPr="00B30071">
          <w:rPr>
            <w:rFonts w:asciiTheme="majorHAnsi" w:eastAsia="Times New Roman" w:hAnsiTheme="majorHAnsi" w:cstheme="majorHAnsi"/>
            <w:color w:val="FF0000"/>
          </w:rPr>
          <w:t xml:space="preserve"> </w:t>
        </w:r>
        <w:proofErr w:type="spellStart"/>
        <w:r w:rsidRPr="00B30071">
          <w:rPr>
            <w:rFonts w:asciiTheme="majorHAnsi" w:eastAsia="Times New Roman" w:hAnsiTheme="majorHAnsi" w:cstheme="majorHAnsi"/>
            <w:color w:val="FF0000"/>
          </w:rPr>
          <w:t>regsubsets</w:t>
        </w:r>
        <w:proofErr w:type="spellEnd"/>
        <w:r w:rsidRPr="00B30071">
          <w:rPr>
            <w:rFonts w:asciiTheme="majorHAnsi" w:eastAsia="Times New Roman" w:hAnsiTheme="majorHAnsi" w:cstheme="majorHAnsi"/>
            <w:color w:val="FF0000"/>
          </w:rPr>
          <w:t xml:space="preserve">(score ~ rank + ethnicity + gender + language + age + </w:t>
        </w:r>
        <w:proofErr w:type="spellStart"/>
        <w:r w:rsidRPr="00B30071">
          <w:rPr>
            <w:rFonts w:asciiTheme="majorHAnsi" w:eastAsia="Times New Roman" w:hAnsiTheme="majorHAnsi" w:cstheme="majorHAnsi"/>
            <w:color w:val="FF0000"/>
          </w:rPr>
          <w:t>cls_perc_eval</w:t>
        </w:r>
        <w:proofErr w:type="spellEnd"/>
        <w:r w:rsidRPr="00B30071">
          <w:rPr>
            <w:rFonts w:asciiTheme="majorHAnsi" w:eastAsia="Times New Roman" w:hAnsiTheme="majorHAnsi" w:cstheme="majorHAnsi"/>
            <w:color w:val="FF0000"/>
            <w:rPrChange w:id="97" w:author="Yanan Wu" w:date="2025-03-08T13:28:00Z" w16du:dateUtc="2025-03-08T18:28:00Z">
              <w:rPr/>
            </w:rPrChange>
          </w:rPr>
          <w:t xml:space="preserve">+ </w:t>
        </w:r>
        <w:proofErr w:type="spellStart"/>
        <w:r w:rsidRPr="00B30071">
          <w:rPr>
            <w:rFonts w:asciiTheme="majorHAnsi" w:eastAsia="Times New Roman" w:hAnsiTheme="majorHAnsi" w:cstheme="majorHAnsi"/>
            <w:color w:val="FF0000"/>
            <w:rPrChange w:id="98" w:author="Yanan Wu" w:date="2025-03-08T13:28:00Z" w16du:dateUtc="2025-03-08T18:28:00Z">
              <w:rPr/>
            </w:rPrChange>
          </w:rPr>
          <w:t>cls_students</w:t>
        </w:r>
        <w:proofErr w:type="spellEnd"/>
        <w:r w:rsidRPr="00B30071">
          <w:rPr>
            <w:rFonts w:asciiTheme="majorHAnsi" w:eastAsia="Times New Roman" w:hAnsiTheme="majorHAnsi" w:cstheme="majorHAnsi"/>
            <w:color w:val="FF0000"/>
            <w:rPrChange w:id="99" w:author="Yanan Wu" w:date="2025-03-08T13:28:00Z" w16du:dateUtc="2025-03-08T18:28:00Z">
              <w:rPr/>
            </w:rPrChange>
          </w:rPr>
          <w:t xml:space="preserve"> + </w:t>
        </w:r>
        <w:proofErr w:type="spellStart"/>
        <w:r w:rsidRPr="00B30071">
          <w:rPr>
            <w:rFonts w:asciiTheme="majorHAnsi" w:eastAsia="Times New Roman" w:hAnsiTheme="majorHAnsi" w:cstheme="majorHAnsi"/>
            <w:color w:val="FF0000"/>
            <w:rPrChange w:id="100" w:author="Yanan Wu" w:date="2025-03-08T13:28:00Z" w16du:dateUtc="2025-03-08T18:28:00Z">
              <w:rPr/>
            </w:rPrChange>
          </w:rPr>
          <w:t>cls_level</w:t>
        </w:r>
        <w:proofErr w:type="spellEnd"/>
        <w:r w:rsidRPr="00B30071">
          <w:rPr>
            <w:rFonts w:asciiTheme="majorHAnsi" w:eastAsia="Times New Roman" w:hAnsiTheme="majorHAnsi" w:cstheme="majorHAnsi"/>
            <w:color w:val="FF0000"/>
            <w:rPrChange w:id="101" w:author="Yanan Wu" w:date="2025-03-08T13:28:00Z" w16du:dateUtc="2025-03-08T18:28:00Z">
              <w:rPr/>
            </w:rPrChange>
          </w:rPr>
          <w:t xml:space="preserve"> + </w:t>
        </w:r>
        <w:proofErr w:type="spellStart"/>
        <w:r w:rsidRPr="00B30071">
          <w:rPr>
            <w:rFonts w:asciiTheme="majorHAnsi" w:eastAsia="Times New Roman" w:hAnsiTheme="majorHAnsi" w:cstheme="majorHAnsi"/>
            <w:color w:val="FF0000"/>
            <w:rPrChange w:id="102" w:author="Yanan Wu" w:date="2025-03-08T13:28:00Z" w16du:dateUtc="2025-03-08T18:28:00Z">
              <w:rPr/>
            </w:rPrChange>
          </w:rPr>
          <w:t>cls_profs</w:t>
        </w:r>
        <w:proofErr w:type="spellEnd"/>
        <w:r w:rsidRPr="00B30071">
          <w:rPr>
            <w:rFonts w:asciiTheme="majorHAnsi" w:eastAsia="Times New Roman" w:hAnsiTheme="majorHAnsi" w:cstheme="majorHAnsi"/>
            <w:color w:val="FF0000"/>
            <w:rPrChange w:id="103" w:author="Yanan Wu" w:date="2025-03-08T13:28:00Z" w16du:dateUtc="2025-03-08T18:28:00Z">
              <w:rPr/>
            </w:rPrChange>
          </w:rPr>
          <w:t xml:space="preserve"> + </w:t>
        </w:r>
        <w:proofErr w:type="spellStart"/>
        <w:r w:rsidRPr="00B30071">
          <w:rPr>
            <w:rFonts w:asciiTheme="majorHAnsi" w:eastAsia="Times New Roman" w:hAnsiTheme="majorHAnsi" w:cstheme="majorHAnsi"/>
            <w:color w:val="FF0000"/>
            <w:rPrChange w:id="104" w:author="Yanan Wu" w:date="2025-03-08T13:28:00Z" w16du:dateUtc="2025-03-08T18:28:00Z">
              <w:rPr/>
            </w:rPrChange>
          </w:rPr>
          <w:t>cls_credits</w:t>
        </w:r>
        <w:proofErr w:type="spellEnd"/>
        <w:r w:rsidRPr="00B30071">
          <w:rPr>
            <w:rFonts w:asciiTheme="majorHAnsi" w:eastAsia="Times New Roman" w:hAnsiTheme="majorHAnsi" w:cstheme="majorHAnsi"/>
            <w:color w:val="FF0000"/>
            <w:rPrChange w:id="105" w:author="Yanan Wu" w:date="2025-03-08T13:28:00Z" w16du:dateUtc="2025-03-08T18:28:00Z">
              <w:rPr/>
            </w:rPrChange>
          </w:rPr>
          <w:t xml:space="preserve"> + </w:t>
        </w:r>
        <w:proofErr w:type="spellStart"/>
        <w:r w:rsidRPr="00B30071">
          <w:rPr>
            <w:rFonts w:asciiTheme="majorHAnsi" w:eastAsia="Times New Roman" w:hAnsiTheme="majorHAnsi" w:cstheme="majorHAnsi"/>
            <w:color w:val="FF0000"/>
            <w:rPrChange w:id="106" w:author="Yanan Wu" w:date="2025-03-08T13:28:00Z" w16du:dateUtc="2025-03-08T18:28:00Z">
              <w:rPr/>
            </w:rPrChange>
          </w:rPr>
          <w:t>bty_avg</w:t>
        </w:r>
        <w:proofErr w:type="spellEnd"/>
      </w:ins>
    </w:p>
    <w:p w14:paraId="701712C4" w14:textId="32244BFC" w:rsidR="00B30071" w:rsidRPr="00B30071" w:rsidRDefault="00B30071" w:rsidP="00B30071">
      <w:pPr>
        <w:pStyle w:val="ListParagraph"/>
        <w:widowControl w:val="0"/>
        <w:pBdr>
          <w:top w:val="nil"/>
          <w:left w:val="nil"/>
          <w:bottom w:val="nil"/>
          <w:right w:val="nil"/>
          <w:between w:val="nil"/>
        </w:pBdr>
        <w:spacing w:line="276" w:lineRule="auto"/>
        <w:ind w:left="778" w:right="720"/>
        <w:rPr>
          <w:ins w:id="107" w:author="Yanan Wu" w:date="2025-03-08T13:28:00Z" w16du:dateUtc="2025-03-08T18:28:00Z"/>
          <w:rFonts w:asciiTheme="majorHAnsi" w:eastAsia="Times New Roman" w:hAnsiTheme="majorHAnsi" w:cstheme="majorHAnsi"/>
          <w:color w:val="FF0000"/>
        </w:rPr>
      </w:pPr>
      <w:ins w:id="108" w:author="Yanan Wu" w:date="2025-03-08T13:28:00Z" w16du:dateUtc="2025-03-08T18:28:00Z">
        <w:r w:rsidRPr="00B30071">
          <w:rPr>
            <w:rFonts w:asciiTheme="majorHAnsi" w:eastAsia="Times New Roman" w:hAnsiTheme="majorHAnsi" w:cstheme="majorHAnsi"/>
            <w:color w:val="FF0000"/>
          </w:rPr>
          <w:t xml:space="preserve">+ </w:t>
        </w:r>
        <w:proofErr w:type="spellStart"/>
        <w:r w:rsidRPr="00B30071">
          <w:rPr>
            <w:rFonts w:asciiTheme="majorHAnsi" w:eastAsia="Times New Roman" w:hAnsiTheme="majorHAnsi" w:cstheme="majorHAnsi"/>
            <w:color w:val="FF0000"/>
          </w:rPr>
          <w:t>pic_outfit</w:t>
        </w:r>
        <w:proofErr w:type="spellEnd"/>
        <w:r w:rsidRPr="00B30071">
          <w:rPr>
            <w:rFonts w:asciiTheme="majorHAnsi" w:eastAsia="Times New Roman" w:hAnsiTheme="majorHAnsi" w:cstheme="majorHAnsi"/>
            <w:color w:val="FF0000"/>
          </w:rPr>
          <w:t xml:space="preserve"> + </w:t>
        </w:r>
        <w:proofErr w:type="spellStart"/>
        <w:r w:rsidRPr="00B30071">
          <w:rPr>
            <w:rFonts w:asciiTheme="majorHAnsi" w:eastAsia="Times New Roman" w:hAnsiTheme="majorHAnsi" w:cstheme="majorHAnsi"/>
            <w:color w:val="FF0000"/>
          </w:rPr>
          <w:t>pic_color</w:t>
        </w:r>
        <w:proofErr w:type="spellEnd"/>
        <w:r w:rsidRPr="00B30071">
          <w:rPr>
            <w:rFonts w:asciiTheme="majorHAnsi" w:eastAsia="Times New Roman" w:hAnsiTheme="majorHAnsi" w:cstheme="majorHAnsi"/>
            <w:color w:val="FF0000"/>
          </w:rPr>
          <w:t xml:space="preserve">, data = evals, </w:t>
        </w:r>
        <w:proofErr w:type="spellStart"/>
        <w:r w:rsidRPr="00B30071">
          <w:rPr>
            <w:rFonts w:asciiTheme="majorHAnsi" w:eastAsia="Times New Roman" w:hAnsiTheme="majorHAnsi" w:cstheme="majorHAnsi"/>
            <w:color w:val="FF0000"/>
          </w:rPr>
          <w:t>nvmax</w:t>
        </w:r>
        <w:proofErr w:type="spellEnd"/>
        <w:r w:rsidRPr="00B30071">
          <w:rPr>
            <w:rFonts w:asciiTheme="majorHAnsi" w:eastAsia="Times New Roman" w:hAnsiTheme="majorHAnsi" w:cstheme="majorHAnsi"/>
            <w:color w:val="FF0000"/>
          </w:rPr>
          <w:t xml:space="preserve"> = 13, method = 'forward')</w:t>
        </w:r>
      </w:ins>
    </w:p>
    <w:p w14:paraId="4037D925" w14:textId="77777777" w:rsidR="00B30071" w:rsidRPr="00B30071" w:rsidRDefault="00B30071" w:rsidP="00B30071">
      <w:pPr>
        <w:pStyle w:val="ListParagraph"/>
        <w:widowControl w:val="0"/>
        <w:pBdr>
          <w:top w:val="nil"/>
          <w:left w:val="nil"/>
          <w:bottom w:val="nil"/>
          <w:right w:val="nil"/>
          <w:between w:val="nil"/>
        </w:pBdr>
        <w:spacing w:line="276" w:lineRule="auto"/>
        <w:ind w:left="778" w:right="720"/>
        <w:rPr>
          <w:ins w:id="109" w:author="Yanan Wu" w:date="2025-03-08T13:28:00Z" w16du:dateUtc="2025-03-08T18:28:00Z"/>
          <w:rFonts w:asciiTheme="majorHAnsi" w:eastAsia="Times New Roman" w:hAnsiTheme="majorHAnsi" w:cstheme="majorHAnsi"/>
          <w:color w:val="FF0000"/>
        </w:rPr>
      </w:pPr>
    </w:p>
    <w:p w14:paraId="399248AB" w14:textId="77777777" w:rsidR="00B30071" w:rsidRPr="00B30071" w:rsidRDefault="00B30071" w:rsidP="00B30071">
      <w:pPr>
        <w:pStyle w:val="ListParagraph"/>
        <w:widowControl w:val="0"/>
        <w:pBdr>
          <w:top w:val="nil"/>
          <w:left w:val="nil"/>
          <w:bottom w:val="nil"/>
          <w:right w:val="nil"/>
          <w:between w:val="nil"/>
        </w:pBdr>
        <w:spacing w:line="276" w:lineRule="auto"/>
        <w:ind w:left="778" w:right="720"/>
        <w:rPr>
          <w:ins w:id="110" w:author="Yanan Wu" w:date="2025-03-08T13:28:00Z" w16du:dateUtc="2025-03-08T18:28:00Z"/>
          <w:rFonts w:asciiTheme="majorHAnsi" w:eastAsia="Times New Roman" w:hAnsiTheme="majorHAnsi" w:cstheme="majorHAnsi"/>
          <w:color w:val="FF0000"/>
        </w:rPr>
      </w:pPr>
      <w:proofErr w:type="spellStart"/>
      <w:ins w:id="111" w:author="Yanan Wu" w:date="2025-03-08T13:28:00Z" w16du:dateUtc="2025-03-08T18:28:00Z">
        <w:r w:rsidRPr="00B30071">
          <w:rPr>
            <w:rFonts w:asciiTheme="majorHAnsi" w:eastAsia="Times New Roman" w:hAnsiTheme="majorHAnsi" w:cstheme="majorHAnsi"/>
            <w:color w:val="FF0000"/>
          </w:rPr>
          <w:t>summary_forward</w:t>
        </w:r>
        <w:proofErr w:type="spellEnd"/>
        <w:r w:rsidRPr="00B30071">
          <w:rPr>
            <w:rFonts w:asciiTheme="majorHAnsi" w:eastAsia="Times New Roman" w:hAnsiTheme="majorHAnsi" w:cstheme="majorHAnsi"/>
            <w:color w:val="FF0000"/>
          </w:rPr>
          <w:t xml:space="preserve"> &lt;- summary(</w:t>
        </w:r>
        <w:proofErr w:type="spellStart"/>
        <w:r w:rsidRPr="00B30071">
          <w:rPr>
            <w:rFonts w:asciiTheme="majorHAnsi" w:eastAsia="Times New Roman" w:hAnsiTheme="majorHAnsi" w:cstheme="majorHAnsi"/>
            <w:color w:val="FF0000"/>
          </w:rPr>
          <w:t>forward_model</w:t>
        </w:r>
        <w:proofErr w:type="spellEnd"/>
        <w:r w:rsidRPr="00B30071">
          <w:rPr>
            <w:rFonts w:asciiTheme="majorHAnsi" w:eastAsia="Times New Roman" w:hAnsiTheme="majorHAnsi" w:cstheme="majorHAnsi"/>
            <w:color w:val="FF0000"/>
          </w:rPr>
          <w:t>)</w:t>
        </w:r>
      </w:ins>
    </w:p>
    <w:p w14:paraId="3BFA9500" w14:textId="77777777" w:rsidR="00B30071" w:rsidRPr="00B30071" w:rsidRDefault="00B30071" w:rsidP="00B30071">
      <w:pPr>
        <w:pStyle w:val="ListParagraph"/>
        <w:widowControl w:val="0"/>
        <w:pBdr>
          <w:top w:val="nil"/>
          <w:left w:val="nil"/>
          <w:bottom w:val="nil"/>
          <w:right w:val="nil"/>
          <w:between w:val="nil"/>
        </w:pBdr>
        <w:spacing w:line="276" w:lineRule="auto"/>
        <w:ind w:left="778" w:right="720"/>
        <w:rPr>
          <w:ins w:id="112" w:author="Yanan Wu" w:date="2025-03-08T13:28:00Z" w16du:dateUtc="2025-03-08T18:28:00Z"/>
          <w:rFonts w:asciiTheme="majorHAnsi" w:eastAsia="Times New Roman" w:hAnsiTheme="majorHAnsi" w:cstheme="majorHAnsi"/>
          <w:color w:val="FF0000"/>
        </w:rPr>
      </w:pPr>
      <w:proofErr w:type="spellStart"/>
      <w:ins w:id="113" w:author="Yanan Wu" w:date="2025-03-08T13:28:00Z" w16du:dateUtc="2025-03-08T18:28:00Z">
        <w:r w:rsidRPr="00B30071">
          <w:rPr>
            <w:rFonts w:asciiTheme="majorHAnsi" w:eastAsia="Times New Roman" w:hAnsiTheme="majorHAnsi" w:cstheme="majorHAnsi"/>
            <w:color w:val="FF0000"/>
          </w:rPr>
          <w:t>best_model_index</w:t>
        </w:r>
        <w:proofErr w:type="spellEnd"/>
        <w:r w:rsidRPr="00B30071">
          <w:rPr>
            <w:rFonts w:asciiTheme="majorHAnsi" w:eastAsia="Times New Roman" w:hAnsiTheme="majorHAnsi" w:cstheme="majorHAnsi"/>
            <w:color w:val="FF0000"/>
          </w:rPr>
          <w:t xml:space="preserve"> &lt;- </w:t>
        </w:r>
        <w:proofErr w:type="spellStart"/>
        <w:r w:rsidRPr="00B30071">
          <w:rPr>
            <w:rFonts w:asciiTheme="majorHAnsi" w:eastAsia="Times New Roman" w:hAnsiTheme="majorHAnsi" w:cstheme="majorHAnsi"/>
            <w:color w:val="FF0000"/>
          </w:rPr>
          <w:t>which.min</w:t>
        </w:r>
        <w:proofErr w:type="spellEnd"/>
        <w:r w:rsidRPr="00B30071">
          <w:rPr>
            <w:rFonts w:asciiTheme="majorHAnsi" w:eastAsia="Times New Roman" w:hAnsiTheme="majorHAnsi" w:cstheme="majorHAnsi"/>
            <w:color w:val="FF0000"/>
          </w:rPr>
          <w:t>(</w:t>
        </w:r>
        <w:proofErr w:type="spellStart"/>
        <w:r w:rsidRPr="00B30071">
          <w:rPr>
            <w:rFonts w:asciiTheme="majorHAnsi" w:eastAsia="Times New Roman" w:hAnsiTheme="majorHAnsi" w:cstheme="majorHAnsi"/>
            <w:color w:val="FF0000"/>
          </w:rPr>
          <w:t>summary_forward$cp</w:t>
        </w:r>
        <w:proofErr w:type="spellEnd"/>
        <w:r w:rsidRPr="00B30071">
          <w:rPr>
            <w:rFonts w:asciiTheme="majorHAnsi" w:eastAsia="Times New Roman" w:hAnsiTheme="majorHAnsi" w:cstheme="majorHAnsi"/>
            <w:color w:val="FF0000"/>
          </w:rPr>
          <w:t>)</w:t>
        </w:r>
      </w:ins>
    </w:p>
    <w:p w14:paraId="1732E26A" w14:textId="77777777" w:rsidR="00B30071" w:rsidRPr="00B30071" w:rsidRDefault="00B30071" w:rsidP="00B30071">
      <w:pPr>
        <w:pStyle w:val="ListParagraph"/>
        <w:widowControl w:val="0"/>
        <w:pBdr>
          <w:top w:val="nil"/>
          <w:left w:val="nil"/>
          <w:bottom w:val="nil"/>
          <w:right w:val="nil"/>
          <w:between w:val="nil"/>
        </w:pBdr>
        <w:spacing w:line="276" w:lineRule="auto"/>
        <w:ind w:left="778" w:right="720"/>
        <w:rPr>
          <w:ins w:id="114" w:author="Yanan Wu" w:date="2025-03-08T13:28:00Z" w16du:dateUtc="2025-03-08T18:28:00Z"/>
          <w:rFonts w:asciiTheme="majorHAnsi" w:eastAsia="Times New Roman" w:hAnsiTheme="majorHAnsi" w:cstheme="majorHAnsi"/>
          <w:color w:val="FF0000"/>
        </w:rPr>
      </w:pPr>
      <w:proofErr w:type="spellStart"/>
      <w:ins w:id="115" w:author="Yanan Wu" w:date="2025-03-08T13:28:00Z" w16du:dateUtc="2025-03-08T18:28:00Z">
        <w:r w:rsidRPr="00B30071">
          <w:rPr>
            <w:rFonts w:asciiTheme="majorHAnsi" w:eastAsia="Times New Roman" w:hAnsiTheme="majorHAnsi" w:cstheme="majorHAnsi"/>
            <w:color w:val="FF0000"/>
          </w:rPr>
          <w:t>best_variables</w:t>
        </w:r>
        <w:proofErr w:type="spellEnd"/>
        <w:r w:rsidRPr="00B30071">
          <w:rPr>
            <w:rFonts w:asciiTheme="majorHAnsi" w:eastAsia="Times New Roman" w:hAnsiTheme="majorHAnsi" w:cstheme="majorHAnsi"/>
            <w:color w:val="FF0000"/>
          </w:rPr>
          <w:t xml:space="preserve"> &lt;- names(which(</w:t>
        </w:r>
        <w:proofErr w:type="spellStart"/>
        <w:r w:rsidRPr="00B30071">
          <w:rPr>
            <w:rFonts w:asciiTheme="majorHAnsi" w:eastAsia="Times New Roman" w:hAnsiTheme="majorHAnsi" w:cstheme="majorHAnsi"/>
            <w:color w:val="FF0000"/>
          </w:rPr>
          <w:t>summary_forward$which</w:t>
        </w:r>
        <w:proofErr w:type="spellEnd"/>
        <w:r w:rsidRPr="00B30071">
          <w:rPr>
            <w:rFonts w:asciiTheme="majorHAnsi" w:eastAsia="Times New Roman" w:hAnsiTheme="majorHAnsi" w:cstheme="majorHAnsi"/>
            <w:color w:val="FF0000"/>
          </w:rPr>
          <w:t>[</w:t>
        </w:r>
        <w:proofErr w:type="spellStart"/>
        <w:r w:rsidRPr="00B30071">
          <w:rPr>
            <w:rFonts w:asciiTheme="majorHAnsi" w:eastAsia="Times New Roman" w:hAnsiTheme="majorHAnsi" w:cstheme="majorHAnsi"/>
            <w:color w:val="FF0000"/>
          </w:rPr>
          <w:t>best_model_index</w:t>
        </w:r>
        <w:proofErr w:type="spellEnd"/>
        <w:r w:rsidRPr="00B30071">
          <w:rPr>
            <w:rFonts w:asciiTheme="majorHAnsi" w:eastAsia="Times New Roman" w:hAnsiTheme="majorHAnsi" w:cstheme="majorHAnsi"/>
            <w:color w:val="FF0000"/>
          </w:rPr>
          <w:t>,]))</w:t>
        </w:r>
      </w:ins>
    </w:p>
    <w:p w14:paraId="443B02FE" w14:textId="1624C5F1" w:rsidR="00B30071" w:rsidRPr="001B22A9" w:rsidRDefault="00B30071" w:rsidP="00B30071">
      <w:pPr>
        <w:pStyle w:val="ListParagraph"/>
        <w:widowControl w:val="0"/>
        <w:pBdr>
          <w:top w:val="nil"/>
          <w:left w:val="nil"/>
          <w:bottom w:val="nil"/>
          <w:right w:val="nil"/>
          <w:between w:val="nil"/>
        </w:pBdr>
        <w:spacing w:line="276" w:lineRule="auto"/>
        <w:ind w:left="778" w:right="720"/>
        <w:contextualSpacing w:val="0"/>
        <w:rPr>
          <w:ins w:id="116" w:author="Yanan Wu" w:date="2025-03-08T13:28:00Z" w16du:dateUtc="2025-03-08T18:28:00Z"/>
          <w:rFonts w:asciiTheme="majorHAnsi" w:eastAsia="Times New Roman" w:hAnsiTheme="majorHAnsi" w:cstheme="majorHAnsi"/>
          <w:color w:val="FF0000"/>
        </w:rPr>
      </w:pPr>
      <w:proofErr w:type="gramStart"/>
      <w:ins w:id="117" w:author="Yanan Wu" w:date="2025-03-08T13:28:00Z" w16du:dateUtc="2025-03-08T18:28:00Z">
        <w:r w:rsidRPr="00B30071">
          <w:rPr>
            <w:rFonts w:asciiTheme="majorHAnsi" w:eastAsia="Times New Roman" w:hAnsiTheme="majorHAnsi" w:cstheme="majorHAnsi"/>
            <w:color w:val="FF0000"/>
          </w:rPr>
          <w:t>cat(</w:t>
        </w:r>
        <w:proofErr w:type="gramEnd"/>
        <w:r w:rsidRPr="00B30071">
          <w:rPr>
            <w:rFonts w:asciiTheme="majorHAnsi" w:eastAsia="Times New Roman" w:hAnsiTheme="majorHAnsi" w:cstheme="majorHAnsi"/>
            <w:color w:val="FF0000"/>
          </w:rPr>
          <w:t xml:space="preserve">"Best model has", </w:t>
        </w:r>
        <w:proofErr w:type="spellStart"/>
        <w:r w:rsidRPr="00B30071">
          <w:rPr>
            <w:rFonts w:asciiTheme="majorHAnsi" w:eastAsia="Times New Roman" w:hAnsiTheme="majorHAnsi" w:cstheme="majorHAnsi"/>
            <w:color w:val="FF0000"/>
          </w:rPr>
          <w:t>best_model_index</w:t>
        </w:r>
        <w:proofErr w:type="spellEnd"/>
        <w:r w:rsidRPr="00B30071">
          <w:rPr>
            <w:rFonts w:asciiTheme="majorHAnsi" w:eastAsia="Times New Roman" w:hAnsiTheme="majorHAnsi" w:cstheme="majorHAnsi"/>
            <w:color w:val="FF0000"/>
          </w:rPr>
          <w:t>, "predictors with lowest C_P:", max(</w:t>
        </w:r>
        <w:proofErr w:type="spellStart"/>
        <w:r w:rsidRPr="00B30071">
          <w:rPr>
            <w:rFonts w:asciiTheme="majorHAnsi" w:eastAsia="Times New Roman" w:hAnsiTheme="majorHAnsi" w:cstheme="majorHAnsi"/>
            <w:color w:val="FF0000"/>
          </w:rPr>
          <w:t>summary_forward$cp</w:t>
        </w:r>
        <w:proofErr w:type="spellEnd"/>
        <w:r w:rsidRPr="00B30071">
          <w:rPr>
            <w:rFonts w:asciiTheme="majorHAnsi" w:eastAsia="Times New Roman" w:hAnsiTheme="majorHAnsi" w:cstheme="majorHAnsi"/>
            <w:color w:val="FF0000"/>
          </w:rPr>
          <w:t>), "\n")</w:t>
        </w:r>
      </w:ins>
    </w:p>
    <w:p w14:paraId="5AE44E38" w14:textId="6317D8C9" w:rsidR="004345F0" w:rsidRPr="001B22A9" w:rsidRDefault="00B30071" w:rsidP="00E31B4E">
      <w:pPr>
        <w:pStyle w:val="ListParagraph"/>
        <w:widowControl w:val="0"/>
        <w:pBdr>
          <w:top w:val="nil"/>
          <w:left w:val="nil"/>
          <w:bottom w:val="nil"/>
          <w:right w:val="nil"/>
          <w:between w:val="nil"/>
        </w:pBdr>
        <w:spacing w:line="276" w:lineRule="auto"/>
        <w:ind w:left="778" w:right="720"/>
        <w:contextualSpacing w:val="0"/>
        <w:rPr>
          <w:rFonts w:asciiTheme="majorHAnsi" w:eastAsia="Times New Roman" w:hAnsiTheme="majorHAnsi" w:cstheme="majorHAnsi"/>
          <w:color w:val="FF0000"/>
        </w:rPr>
      </w:pPr>
      <w:ins w:id="118" w:author="Yanan Wu" w:date="2025-03-08T13:28:00Z" w16du:dateUtc="2025-03-08T18:28:00Z">
        <w:r>
          <w:rPr>
            <w:noProof/>
          </w:rPr>
          <w:drawing>
            <wp:inline distT="0" distB="0" distL="0" distR="0" wp14:anchorId="24E4882A" wp14:editId="472A6F38">
              <wp:extent cx="5943600" cy="534035"/>
              <wp:effectExtent l="0" t="0" r="0" b="0"/>
              <wp:docPr id="111695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50947" name=""/>
                      <pic:cNvPicPr/>
                    </pic:nvPicPr>
                    <pic:blipFill>
                      <a:blip r:embed="rId18"/>
                      <a:stretch>
                        <a:fillRect/>
                      </a:stretch>
                    </pic:blipFill>
                    <pic:spPr>
                      <a:xfrm>
                        <a:off x="0" y="0"/>
                        <a:ext cx="5943600" cy="534035"/>
                      </a:xfrm>
                      <a:prstGeom prst="rect">
                        <a:avLst/>
                      </a:prstGeom>
                    </pic:spPr>
                  </pic:pic>
                </a:graphicData>
              </a:graphic>
            </wp:inline>
          </w:drawing>
        </w:r>
      </w:ins>
    </w:p>
    <w:p w14:paraId="4646DB17" w14:textId="3B55BD1D" w:rsidR="00C239B2" w:rsidRPr="001B22A9" w:rsidRDefault="007D134E" w:rsidP="00EE196E">
      <w:pPr>
        <w:pStyle w:val="ListParagraph"/>
        <w:widowControl w:val="0"/>
        <w:pBdr>
          <w:top w:val="nil"/>
          <w:left w:val="nil"/>
          <w:bottom w:val="nil"/>
          <w:right w:val="nil"/>
          <w:between w:val="nil"/>
        </w:pBdr>
        <w:spacing w:line="276" w:lineRule="auto"/>
        <w:ind w:left="778" w:right="720"/>
        <w:contextualSpacing w:val="0"/>
        <w:rPr>
          <w:rFonts w:asciiTheme="majorHAnsi" w:hAnsiTheme="majorHAnsi" w:cstheme="majorHAnsi"/>
          <w:b/>
          <w:bCs/>
          <w:color w:val="FF0000"/>
        </w:rPr>
      </w:pPr>
      <w:r w:rsidRPr="001B22A9">
        <w:rPr>
          <w:rFonts w:asciiTheme="majorHAnsi" w:hAnsiTheme="majorHAnsi" w:cstheme="majorHAnsi"/>
          <w:b/>
          <w:bCs/>
          <w:color w:val="FF0000"/>
        </w:rPr>
        <w:t>Results</w:t>
      </w:r>
    </w:p>
    <w:p w14:paraId="6DE0458C" w14:textId="79E882D5" w:rsidR="00FC5093" w:rsidRPr="001B22A9" w:rsidDel="00B30071" w:rsidRDefault="00FC5093" w:rsidP="00B30071">
      <w:pPr>
        <w:pStyle w:val="NormalWeb"/>
        <w:rPr>
          <w:del w:id="119" w:author="Yanan Wu" w:date="2025-03-08T13:29:00Z" w16du:dateUtc="2025-03-08T18:29:00Z"/>
          <w:rFonts w:asciiTheme="majorHAnsi" w:hAnsiTheme="majorHAnsi" w:cstheme="majorHAnsi"/>
          <w:color w:val="FF0000"/>
          <w:kern w:val="2"/>
          <w:lang w:val="en-US" w:eastAsia="zh-CN"/>
          <w14:ligatures w14:val="standardContextual"/>
        </w:rPr>
      </w:pPr>
      <w:r w:rsidRPr="001B22A9">
        <w:rPr>
          <w:rFonts w:asciiTheme="majorHAnsi" w:hAnsiTheme="majorHAnsi" w:cstheme="majorHAnsi"/>
        </w:rPr>
        <w:lastRenderedPageBreak/>
        <w:t xml:space="preserve"> </w:t>
      </w:r>
      <w:del w:id="120" w:author="Yanan Wu" w:date="2025-03-08T13:29:00Z" w16du:dateUtc="2025-03-08T18:29:00Z">
        <w:r w:rsidRPr="001B22A9" w:rsidDel="00B30071">
          <w:rPr>
            <w:rFonts w:asciiTheme="majorHAnsi" w:hAnsiTheme="majorHAnsi" w:cstheme="majorHAnsi"/>
            <w:b/>
            <w:bCs/>
            <w:color w:val="FF0000"/>
            <w:kern w:val="2"/>
            <w:lang w:val="en-US" w:eastAsia="zh-CN"/>
            <w14:ligatures w14:val="standardContextual"/>
          </w:rPr>
          <w:delText>Best Subset Model:</w:delText>
        </w:r>
      </w:del>
    </w:p>
    <w:p w14:paraId="4FD90DA2" w14:textId="024BFD67" w:rsidR="00FC5093" w:rsidRPr="001B22A9" w:rsidDel="00B30071" w:rsidRDefault="00FC5093" w:rsidP="00B30071">
      <w:pPr>
        <w:pStyle w:val="NormalWeb"/>
        <w:rPr>
          <w:del w:id="121" w:author="Yanan Wu" w:date="2025-03-08T13:29:00Z" w16du:dateUtc="2025-03-08T18:29:00Z"/>
          <w:rFonts w:asciiTheme="majorHAnsi" w:hAnsiTheme="majorHAnsi" w:cstheme="majorHAnsi"/>
          <w:color w:val="FF0000"/>
          <w:kern w:val="2"/>
          <w:lang w:val="en-US" w:eastAsia="zh-CN"/>
          <w14:ligatures w14:val="standardContextual"/>
        </w:rPr>
        <w:pPrChange w:id="122" w:author="Yanan Wu" w:date="2025-03-08T13:29:00Z" w16du:dateUtc="2025-03-08T18:29:00Z">
          <w:pPr>
            <w:numPr>
              <w:numId w:val="18"/>
            </w:numPr>
            <w:tabs>
              <w:tab w:val="num" w:pos="720"/>
            </w:tabs>
            <w:spacing w:before="100" w:beforeAutospacing="1" w:after="100" w:afterAutospacing="1"/>
            <w:ind w:left="720" w:hanging="360"/>
          </w:pPr>
        </w:pPrChange>
      </w:pPr>
      <w:del w:id="123" w:author="Yanan Wu" w:date="2025-03-08T13:29:00Z" w16du:dateUtc="2025-03-08T18:29:00Z">
        <w:r w:rsidRPr="001B22A9" w:rsidDel="00B30071">
          <w:rPr>
            <w:rFonts w:asciiTheme="majorHAnsi" w:hAnsiTheme="majorHAnsi" w:cstheme="majorHAnsi"/>
            <w:color w:val="FF0000"/>
            <w:kern w:val="2"/>
            <w:lang w:val="en-US" w:eastAsia="zh-CN"/>
            <w14:ligatures w14:val="standardContextual"/>
          </w:rPr>
          <w:delText>Cp = 86.92</w:delText>
        </w:r>
      </w:del>
    </w:p>
    <w:p w14:paraId="54ECF0C4" w14:textId="48D5652C" w:rsidR="00FC5093" w:rsidRPr="001B22A9" w:rsidDel="00B30071" w:rsidRDefault="00FC5093" w:rsidP="00B30071">
      <w:pPr>
        <w:pStyle w:val="NormalWeb"/>
        <w:rPr>
          <w:del w:id="124" w:author="Yanan Wu" w:date="2025-03-08T13:29:00Z" w16du:dateUtc="2025-03-08T18:29:00Z"/>
          <w:rFonts w:asciiTheme="majorHAnsi" w:hAnsiTheme="majorHAnsi" w:cstheme="majorHAnsi"/>
          <w:color w:val="FF0000"/>
          <w:kern w:val="2"/>
          <w:lang w:val="en-US" w:eastAsia="zh-CN"/>
          <w14:ligatures w14:val="standardContextual"/>
        </w:rPr>
        <w:pPrChange w:id="125" w:author="Yanan Wu" w:date="2025-03-08T13:29:00Z" w16du:dateUtc="2025-03-08T18:29:00Z">
          <w:pPr>
            <w:numPr>
              <w:numId w:val="18"/>
            </w:numPr>
            <w:tabs>
              <w:tab w:val="num" w:pos="720"/>
            </w:tabs>
            <w:spacing w:before="100" w:beforeAutospacing="1" w:after="100" w:afterAutospacing="1"/>
            <w:ind w:left="720" w:hanging="360"/>
          </w:pPr>
        </w:pPrChange>
      </w:pPr>
      <w:del w:id="126" w:author="Yanan Wu" w:date="2025-03-08T13:29:00Z" w16du:dateUtc="2025-03-08T18:29:00Z">
        <w:r w:rsidRPr="001B22A9" w:rsidDel="00B30071">
          <w:rPr>
            <w:rFonts w:asciiTheme="majorHAnsi" w:hAnsiTheme="majorHAnsi" w:cstheme="majorHAnsi"/>
            <w:color w:val="FF0000"/>
            <w:kern w:val="2"/>
            <w:lang w:val="en-US" w:eastAsia="zh-CN"/>
            <w14:ligatures w14:val="standardContextual"/>
          </w:rPr>
          <w:delText>12 predictors (df = 12)</w:delText>
        </w:r>
      </w:del>
    </w:p>
    <w:p w14:paraId="20DD8524" w14:textId="6C87785A" w:rsidR="00FC5093" w:rsidRPr="001B22A9" w:rsidDel="00B30071" w:rsidRDefault="00FC5093" w:rsidP="00B30071">
      <w:pPr>
        <w:pStyle w:val="NormalWeb"/>
        <w:rPr>
          <w:del w:id="127" w:author="Yanan Wu" w:date="2025-03-08T13:29:00Z" w16du:dateUtc="2025-03-08T18:29:00Z"/>
          <w:rFonts w:asciiTheme="majorHAnsi" w:hAnsiTheme="majorHAnsi" w:cstheme="majorHAnsi"/>
          <w:color w:val="FF0000"/>
          <w:kern w:val="2"/>
          <w:lang w:val="en-US" w:eastAsia="zh-CN"/>
          <w14:ligatures w14:val="standardContextual"/>
        </w:rPr>
      </w:pPr>
      <w:del w:id="128" w:author="Yanan Wu" w:date="2025-03-08T13:29:00Z" w16du:dateUtc="2025-03-08T18:29:00Z">
        <w:r w:rsidRPr="001B22A9" w:rsidDel="00B30071">
          <w:rPr>
            <w:rFonts w:asciiTheme="majorHAnsi" w:hAnsiTheme="majorHAnsi" w:cstheme="majorHAnsi"/>
            <w:color w:val="FF0000"/>
            <w:kern w:val="2"/>
            <w:lang w:val="en-US" w:eastAsia="zh-CN"/>
            <w14:ligatures w14:val="standardContextual"/>
          </w:rPr>
          <w:delText xml:space="preserve">  </w:delText>
        </w:r>
        <w:r w:rsidRPr="001B22A9" w:rsidDel="00B30071">
          <w:rPr>
            <w:rFonts w:asciiTheme="majorHAnsi" w:hAnsiTheme="majorHAnsi" w:cstheme="majorHAnsi"/>
            <w:b/>
            <w:bCs/>
            <w:color w:val="FF0000"/>
            <w:kern w:val="2"/>
            <w:lang w:val="en-US" w:eastAsia="zh-CN"/>
            <w14:ligatures w14:val="standardContextual"/>
          </w:rPr>
          <w:delText>Backward &amp; Forward Stepwise Models:</w:delText>
        </w:r>
      </w:del>
    </w:p>
    <w:p w14:paraId="6D498C2B" w14:textId="1FF59DBA" w:rsidR="00FC5093" w:rsidRPr="001B22A9" w:rsidDel="00B30071" w:rsidRDefault="00FC5093" w:rsidP="00B30071">
      <w:pPr>
        <w:pStyle w:val="NormalWeb"/>
        <w:rPr>
          <w:del w:id="129" w:author="Yanan Wu" w:date="2025-03-08T13:29:00Z" w16du:dateUtc="2025-03-08T18:29:00Z"/>
          <w:rFonts w:asciiTheme="majorHAnsi" w:hAnsiTheme="majorHAnsi" w:cstheme="majorHAnsi"/>
          <w:color w:val="FF0000"/>
          <w:kern w:val="2"/>
          <w:lang w:val="en-US" w:eastAsia="zh-CN"/>
          <w14:ligatures w14:val="standardContextual"/>
        </w:rPr>
        <w:pPrChange w:id="130" w:author="Yanan Wu" w:date="2025-03-08T13:29:00Z" w16du:dateUtc="2025-03-08T18:29:00Z">
          <w:pPr>
            <w:numPr>
              <w:numId w:val="19"/>
            </w:numPr>
            <w:tabs>
              <w:tab w:val="num" w:pos="720"/>
            </w:tabs>
            <w:spacing w:before="100" w:beforeAutospacing="1" w:after="100" w:afterAutospacing="1"/>
            <w:ind w:left="720" w:hanging="360"/>
          </w:pPr>
        </w:pPrChange>
      </w:pPr>
      <w:del w:id="131" w:author="Yanan Wu" w:date="2025-03-08T13:29:00Z" w16du:dateUtc="2025-03-08T18:29:00Z">
        <w:r w:rsidRPr="001B22A9" w:rsidDel="00B30071">
          <w:rPr>
            <w:rFonts w:asciiTheme="majorHAnsi" w:hAnsiTheme="majorHAnsi" w:cstheme="majorHAnsi"/>
            <w:color w:val="FF0000"/>
            <w:kern w:val="2"/>
            <w:lang w:val="en-US" w:eastAsia="zh-CN"/>
            <w14:ligatures w14:val="standardContextual"/>
          </w:rPr>
          <w:delText>AIC = 680.54</w:delText>
        </w:r>
      </w:del>
    </w:p>
    <w:p w14:paraId="39934283" w14:textId="0FEED80F" w:rsidR="00FC5093" w:rsidRPr="001B22A9" w:rsidDel="00B30071" w:rsidRDefault="00FC5093" w:rsidP="00B30071">
      <w:pPr>
        <w:pStyle w:val="NormalWeb"/>
        <w:rPr>
          <w:del w:id="132" w:author="Yanan Wu" w:date="2025-03-08T13:29:00Z" w16du:dateUtc="2025-03-08T18:29:00Z"/>
          <w:rFonts w:asciiTheme="majorHAnsi" w:hAnsiTheme="majorHAnsi" w:cstheme="majorHAnsi"/>
          <w:color w:val="FF0000"/>
          <w:kern w:val="2"/>
          <w:lang w:val="en-US" w:eastAsia="zh-CN"/>
          <w14:ligatures w14:val="standardContextual"/>
        </w:rPr>
        <w:pPrChange w:id="133" w:author="Yanan Wu" w:date="2025-03-08T13:29:00Z" w16du:dateUtc="2025-03-08T18:29:00Z">
          <w:pPr>
            <w:numPr>
              <w:numId w:val="19"/>
            </w:numPr>
            <w:tabs>
              <w:tab w:val="num" w:pos="720"/>
            </w:tabs>
            <w:spacing w:before="100" w:beforeAutospacing="1" w:after="100" w:afterAutospacing="1"/>
            <w:ind w:left="720" w:hanging="360"/>
          </w:pPr>
        </w:pPrChange>
      </w:pPr>
      <w:del w:id="134" w:author="Yanan Wu" w:date="2025-03-08T13:29:00Z" w16du:dateUtc="2025-03-08T18:29:00Z">
        <w:r w:rsidRPr="001B22A9" w:rsidDel="00B30071">
          <w:rPr>
            <w:rFonts w:asciiTheme="majorHAnsi" w:hAnsiTheme="majorHAnsi" w:cstheme="majorHAnsi"/>
            <w:color w:val="FF0000"/>
            <w:kern w:val="2"/>
            <w:lang w:val="en-US" w:eastAsia="zh-CN"/>
            <w14:ligatures w14:val="standardContextual"/>
          </w:rPr>
          <w:delText>df = 11 (each)</w:delText>
        </w:r>
      </w:del>
    </w:p>
    <w:p w14:paraId="06EE73E4" w14:textId="27DD3405" w:rsidR="00AC28FC" w:rsidRPr="001B22A9" w:rsidDel="00B30071" w:rsidRDefault="00AC28FC" w:rsidP="00B30071">
      <w:pPr>
        <w:pStyle w:val="NormalWeb"/>
        <w:rPr>
          <w:del w:id="135" w:author="Yanan Wu" w:date="2025-03-08T13:29:00Z" w16du:dateUtc="2025-03-08T18:29:00Z"/>
          <w:rFonts w:asciiTheme="majorHAnsi" w:hAnsiTheme="majorHAnsi" w:cstheme="majorHAnsi"/>
          <w:b/>
          <w:bCs/>
          <w:color w:val="FF0000"/>
        </w:rPr>
        <w:pPrChange w:id="136" w:author="Yanan Wu" w:date="2025-03-08T13:29:00Z" w16du:dateUtc="2025-03-08T18:29:00Z">
          <w:pPr>
            <w:pStyle w:val="ListParagraph"/>
            <w:widowControl w:val="0"/>
            <w:pBdr>
              <w:top w:val="nil"/>
              <w:left w:val="nil"/>
              <w:bottom w:val="nil"/>
              <w:right w:val="nil"/>
              <w:between w:val="nil"/>
            </w:pBdr>
            <w:spacing w:line="276" w:lineRule="auto"/>
            <w:ind w:left="778" w:right="720"/>
            <w:contextualSpacing w:val="0"/>
          </w:pPr>
        </w:pPrChange>
      </w:pPr>
      <w:del w:id="137" w:author="Yanan Wu" w:date="2025-03-08T13:29:00Z" w16du:dateUtc="2025-03-08T18:29:00Z">
        <w:r w:rsidRPr="001B22A9" w:rsidDel="00B30071">
          <w:rPr>
            <w:rFonts w:asciiTheme="majorHAnsi" w:hAnsiTheme="majorHAnsi" w:cstheme="majorHAnsi"/>
            <w:b/>
            <w:bCs/>
            <w:color w:val="FF0000"/>
          </w:rPr>
          <w:delText>Interpretation</w:delText>
        </w:r>
      </w:del>
    </w:p>
    <w:p w14:paraId="39389EE8" w14:textId="6334DB7C" w:rsidR="004436FF" w:rsidRDefault="00AC28FC" w:rsidP="00B30071">
      <w:pPr>
        <w:pStyle w:val="NormalWeb"/>
        <w:rPr>
          <w:ins w:id="138" w:author="Yanan Wu" w:date="2025-03-08T13:29:00Z" w16du:dateUtc="2025-03-08T18:29:00Z"/>
          <w:rFonts w:asciiTheme="majorHAnsi" w:hAnsiTheme="majorHAnsi" w:cstheme="majorHAnsi"/>
          <w:lang w:val="en-US"/>
        </w:rPr>
      </w:pPr>
      <w:del w:id="139" w:author="Yanan Wu" w:date="2025-03-08T13:29:00Z" w16du:dateUtc="2025-03-08T18:29:00Z">
        <w:r w:rsidRPr="001B22A9" w:rsidDel="00B30071">
          <w:rPr>
            <w:rFonts w:asciiTheme="majorHAnsi" w:hAnsiTheme="majorHAnsi" w:cstheme="majorHAnsi"/>
            <w:color w:val="FF0000"/>
            <w:kern w:val="2"/>
            <w:lang w:val="en-US" w:eastAsia="zh-CN"/>
            <w14:ligatures w14:val="standardContextual"/>
          </w:rPr>
          <w:delText>The Best Subset model has a slightly higher df (12 predictors) than the Stepwise models (11 predictors).</w:delText>
        </w:r>
        <w:r w:rsidR="00677EE5" w:rsidRPr="001B22A9" w:rsidDel="00B30071">
          <w:rPr>
            <w:rFonts w:asciiTheme="majorHAnsi" w:hAnsiTheme="majorHAnsi" w:cstheme="majorHAnsi"/>
            <w:color w:val="FF0000"/>
            <w:kern w:val="2"/>
            <w:lang w:val="en-US" w:eastAsia="zh-CN"/>
            <w14:ligatures w14:val="standardContextual"/>
          </w:rPr>
          <w:delText xml:space="preserve"> </w:delText>
        </w:r>
        <w:r w:rsidRPr="001B22A9" w:rsidDel="00B30071">
          <w:rPr>
            <w:rFonts w:asciiTheme="majorHAnsi" w:hAnsiTheme="majorHAnsi" w:cstheme="majorHAnsi"/>
            <w:color w:val="FF0000"/>
            <w:kern w:val="2"/>
            <w:lang w:val="en-US" w:eastAsia="zh-CN"/>
            <w14:ligatures w14:val="standardContextual"/>
          </w:rPr>
          <w:delText xml:space="preserve">Cp </w:delText>
        </w:r>
        <w:r w:rsidR="00677EE5" w:rsidRPr="001B22A9" w:rsidDel="00B30071">
          <w:rPr>
            <w:rFonts w:asciiTheme="majorHAnsi" w:hAnsiTheme="majorHAnsi" w:cstheme="majorHAnsi"/>
            <w:color w:val="FF0000"/>
            <w:kern w:val="2"/>
            <w:lang w:val="en-US" w:eastAsia="zh-CN"/>
            <w14:ligatures w14:val="standardContextual"/>
          </w:rPr>
          <w:delText xml:space="preserve">value </w:delText>
        </w:r>
        <w:r w:rsidRPr="001B22A9" w:rsidDel="00B30071">
          <w:rPr>
            <w:rFonts w:asciiTheme="majorHAnsi" w:hAnsiTheme="majorHAnsi" w:cstheme="majorHAnsi"/>
            <w:color w:val="FF0000"/>
            <w:kern w:val="2"/>
            <w:lang w:val="en-US" w:eastAsia="zh-CN"/>
            <w14:ligatures w14:val="standardContextual"/>
          </w:rPr>
          <w:delText xml:space="preserve">should be close to df for a well-fitting model. Since Cp = 86.92, which is much larger than df (12), this suggests </w:delText>
        </w:r>
        <w:r w:rsidR="00677EE5" w:rsidRPr="001B22A9" w:rsidDel="00B30071">
          <w:rPr>
            <w:rFonts w:asciiTheme="majorHAnsi" w:hAnsiTheme="majorHAnsi" w:cstheme="majorHAnsi"/>
            <w:color w:val="FF0000"/>
            <w:kern w:val="2"/>
            <w:lang w:val="en-US" w:eastAsia="zh-CN"/>
            <w14:ligatures w14:val="standardContextual"/>
          </w:rPr>
          <w:delText xml:space="preserve">the </w:delText>
        </w:r>
        <w:r w:rsidRPr="001B22A9" w:rsidDel="00B30071">
          <w:rPr>
            <w:rFonts w:asciiTheme="majorHAnsi" w:hAnsiTheme="majorHAnsi" w:cstheme="majorHAnsi"/>
            <w:color w:val="FF0000"/>
            <w:kern w:val="2"/>
            <w:lang w:val="en-US" w:eastAsia="zh-CN"/>
            <w14:ligatures w14:val="standardContextual"/>
          </w:rPr>
          <w:delText>potential overfitting.</w:delText>
        </w:r>
        <w:r w:rsidR="00677EE5" w:rsidRPr="001B22A9" w:rsidDel="00B30071">
          <w:rPr>
            <w:rFonts w:asciiTheme="majorHAnsi" w:hAnsiTheme="majorHAnsi" w:cstheme="majorHAnsi"/>
            <w:color w:val="FF0000"/>
            <w:kern w:val="2"/>
            <w:lang w:val="en-US" w:eastAsia="zh-CN"/>
            <w14:ligatures w14:val="standardContextual"/>
          </w:rPr>
          <w:delText xml:space="preserve"> Whereas </w:delText>
        </w:r>
        <w:r w:rsidRPr="001B22A9" w:rsidDel="00B30071">
          <w:rPr>
            <w:rFonts w:asciiTheme="majorHAnsi" w:hAnsiTheme="majorHAnsi" w:cstheme="majorHAnsi"/>
            <w:color w:val="FF0000"/>
            <w:kern w:val="2"/>
            <w:lang w:val="en-US" w:eastAsia="zh-CN"/>
            <w14:ligatures w14:val="standardContextual"/>
          </w:rPr>
          <w:delText>AIC values for stepwise models (680.54) are the same, indicating they selected similar predictors and may be more stable than the subset model</w:delText>
        </w:r>
        <w:r w:rsidRPr="001B22A9" w:rsidDel="00B30071">
          <w:rPr>
            <w:rFonts w:asciiTheme="majorHAnsi" w:hAnsiTheme="majorHAnsi" w:cstheme="majorHAnsi"/>
          </w:rPr>
          <w:delText>.</w:delText>
        </w:r>
      </w:del>
    </w:p>
    <w:p w14:paraId="205FEA61" w14:textId="76733071" w:rsidR="00B30071" w:rsidRDefault="00B30071" w:rsidP="00B30071">
      <w:pPr>
        <w:pStyle w:val="NormalWeb"/>
        <w:rPr>
          <w:ins w:id="140" w:author="Yanan Wu" w:date="2025-03-08T13:29:00Z" w16du:dateUtc="2025-03-08T18:29:00Z"/>
          <w:rFonts w:asciiTheme="majorHAnsi" w:hAnsiTheme="majorHAnsi" w:cstheme="majorHAnsi"/>
          <w:lang w:val="en-US"/>
        </w:rPr>
      </w:pPr>
      <w:ins w:id="141" w:author="Yanan Wu" w:date="2025-03-08T13:29:00Z" w16du:dateUtc="2025-03-08T18:29:00Z">
        <w:r>
          <w:rPr>
            <w:rFonts w:asciiTheme="majorHAnsi" w:hAnsiTheme="majorHAnsi" w:cstheme="majorHAnsi"/>
            <w:lang w:val="en-US"/>
          </w:rPr>
          <w:t xml:space="preserve">Based on three model selection model method, all of them detect the same variables. So the final model </w:t>
        </w:r>
        <w:proofErr w:type="gramStart"/>
        <w:r>
          <w:rPr>
            <w:rFonts w:asciiTheme="majorHAnsi" w:hAnsiTheme="majorHAnsi" w:cstheme="majorHAnsi"/>
            <w:lang w:val="en-US"/>
          </w:rPr>
          <w:t>is :</w:t>
        </w:r>
        <w:proofErr w:type="gramEnd"/>
      </w:ins>
    </w:p>
    <w:p w14:paraId="382C8811" w14:textId="77777777" w:rsidR="00A143FE" w:rsidRPr="00A143FE" w:rsidRDefault="00A143FE" w:rsidP="00A143FE">
      <w:pPr>
        <w:pStyle w:val="NormalWeb"/>
        <w:rPr>
          <w:ins w:id="142" w:author="Yanan Wu" w:date="2025-03-08T13:32:00Z" w16du:dateUtc="2025-03-08T18:32:00Z"/>
          <w:rFonts w:asciiTheme="majorHAnsi" w:hAnsiTheme="majorHAnsi" w:cstheme="majorHAnsi"/>
          <w:color w:val="FF0000"/>
          <w:kern w:val="2"/>
          <w:lang w:val="en-US" w:eastAsia="zh-CN"/>
          <w14:ligatures w14:val="standardContextual"/>
        </w:rPr>
      </w:pPr>
      <w:proofErr w:type="spellStart"/>
      <w:ins w:id="143" w:author="Yanan Wu" w:date="2025-03-08T13:32:00Z" w16du:dateUtc="2025-03-08T18:32:00Z">
        <w:r w:rsidRPr="00A143FE">
          <w:rPr>
            <w:rFonts w:asciiTheme="majorHAnsi" w:hAnsiTheme="majorHAnsi" w:cstheme="majorHAnsi"/>
            <w:color w:val="FF0000"/>
            <w:kern w:val="2"/>
            <w:lang w:val="en-US" w:eastAsia="zh-CN"/>
            <w14:ligatures w14:val="standardContextual"/>
          </w:rPr>
          <w:t>final_model</w:t>
        </w:r>
        <w:proofErr w:type="spellEnd"/>
        <w:r w:rsidRPr="00A143FE">
          <w:rPr>
            <w:rFonts w:asciiTheme="majorHAnsi" w:hAnsiTheme="majorHAnsi" w:cstheme="majorHAnsi"/>
            <w:color w:val="FF0000"/>
            <w:kern w:val="2"/>
            <w:lang w:val="en-US" w:eastAsia="zh-CN"/>
            <w14:ligatures w14:val="standardContextual"/>
          </w:rPr>
          <w:t xml:space="preserve"> = </w:t>
        </w:r>
        <w:proofErr w:type="spellStart"/>
        <w:proofErr w:type="gramStart"/>
        <w:r w:rsidRPr="00A143FE">
          <w:rPr>
            <w:rFonts w:asciiTheme="majorHAnsi" w:hAnsiTheme="majorHAnsi" w:cstheme="majorHAnsi"/>
            <w:color w:val="FF0000"/>
            <w:kern w:val="2"/>
            <w:lang w:val="en-US" w:eastAsia="zh-CN"/>
            <w14:ligatures w14:val="standardContextual"/>
          </w:rPr>
          <w:t>lm</w:t>
        </w:r>
        <w:proofErr w:type="spellEnd"/>
        <w:r w:rsidRPr="00A143FE">
          <w:rPr>
            <w:rFonts w:asciiTheme="majorHAnsi" w:hAnsiTheme="majorHAnsi" w:cstheme="majorHAnsi"/>
            <w:color w:val="FF0000"/>
            <w:kern w:val="2"/>
            <w:lang w:val="en-US" w:eastAsia="zh-CN"/>
            <w14:ligatures w14:val="standardContextual"/>
          </w:rPr>
          <w:t>(</w:t>
        </w:r>
        <w:proofErr w:type="gramEnd"/>
        <w:r w:rsidRPr="00A143FE">
          <w:rPr>
            <w:rFonts w:asciiTheme="majorHAnsi" w:hAnsiTheme="majorHAnsi" w:cstheme="majorHAnsi"/>
            <w:color w:val="FF0000"/>
            <w:kern w:val="2"/>
            <w:lang w:val="en-US" w:eastAsia="zh-CN"/>
            <w14:ligatures w14:val="standardContextual"/>
          </w:rPr>
          <w:t xml:space="preserve">score ~  ethnicity + gender + language + age + </w:t>
        </w:r>
        <w:proofErr w:type="spellStart"/>
        <w:r w:rsidRPr="00A143FE">
          <w:rPr>
            <w:rFonts w:asciiTheme="majorHAnsi" w:hAnsiTheme="majorHAnsi" w:cstheme="majorHAnsi"/>
            <w:color w:val="FF0000"/>
            <w:kern w:val="2"/>
            <w:lang w:val="en-US" w:eastAsia="zh-CN"/>
            <w14:ligatures w14:val="standardContextual"/>
          </w:rPr>
          <w:t>cls_perc_eval</w:t>
        </w:r>
        <w:proofErr w:type="spellEnd"/>
        <w:r w:rsidRPr="00A143FE">
          <w:rPr>
            <w:rFonts w:asciiTheme="majorHAnsi" w:hAnsiTheme="majorHAnsi" w:cstheme="majorHAnsi"/>
            <w:color w:val="FF0000"/>
            <w:kern w:val="2"/>
            <w:lang w:val="en-US" w:eastAsia="zh-CN"/>
            <w14:ligatures w14:val="standardContextual"/>
          </w:rPr>
          <w:t xml:space="preserve">+  </w:t>
        </w:r>
        <w:proofErr w:type="spellStart"/>
        <w:r w:rsidRPr="00A143FE">
          <w:rPr>
            <w:rFonts w:asciiTheme="majorHAnsi" w:hAnsiTheme="majorHAnsi" w:cstheme="majorHAnsi"/>
            <w:color w:val="FF0000"/>
            <w:kern w:val="2"/>
            <w:lang w:val="en-US" w:eastAsia="zh-CN"/>
            <w14:ligatures w14:val="standardContextual"/>
          </w:rPr>
          <w:t>cls_credits</w:t>
        </w:r>
        <w:proofErr w:type="spellEnd"/>
        <w:r w:rsidRPr="00A143FE">
          <w:rPr>
            <w:rFonts w:asciiTheme="majorHAnsi" w:hAnsiTheme="majorHAnsi" w:cstheme="majorHAnsi"/>
            <w:color w:val="FF0000"/>
            <w:kern w:val="2"/>
            <w:lang w:val="en-US" w:eastAsia="zh-CN"/>
            <w14:ligatures w14:val="standardContextual"/>
          </w:rPr>
          <w:t xml:space="preserve"> + </w:t>
        </w:r>
        <w:proofErr w:type="spellStart"/>
        <w:r w:rsidRPr="00A143FE">
          <w:rPr>
            <w:rFonts w:asciiTheme="majorHAnsi" w:hAnsiTheme="majorHAnsi" w:cstheme="majorHAnsi"/>
            <w:color w:val="FF0000"/>
            <w:kern w:val="2"/>
            <w:lang w:val="en-US" w:eastAsia="zh-CN"/>
            <w14:ligatures w14:val="standardContextual"/>
          </w:rPr>
          <w:t>bty_avg</w:t>
        </w:r>
        <w:proofErr w:type="spellEnd"/>
        <w:r w:rsidRPr="00A143FE">
          <w:rPr>
            <w:rFonts w:asciiTheme="majorHAnsi" w:hAnsiTheme="majorHAnsi" w:cstheme="majorHAnsi"/>
            <w:color w:val="FF0000"/>
            <w:kern w:val="2"/>
            <w:lang w:val="en-US" w:eastAsia="zh-CN"/>
            <w14:ligatures w14:val="standardContextual"/>
          </w:rPr>
          <w:t xml:space="preserve">+ </w:t>
        </w:r>
        <w:proofErr w:type="spellStart"/>
        <w:r w:rsidRPr="00A143FE">
          <w:rPr>
            <w:rFonts w:asciiTheme="majorHAnsi" w:hAnsiTheme="majorHAnsi" w:cstheme="majorHAnsi"/>
            <w:color w:val="FF0000"/>
            <w:kern w:val="2"/>
            <w:lang w:val="en-US" w:eastAsia="zh-CN"/>
            <w14:ligatures w14:val="standardContextual"/>
          </w:rPr>
          <w:t>pic_outfit</w:t>
        </w:r>
        <w:proofErr w:type="spellEnd"/>
        <w:r w:rsidRPr="00A143FE">
          <w:rPr>
            <w:rFonts w:asciiTheme="majorHAnsi" w:hAnsiTheme="majorHAnsi" w:cstheme="majorHAnsi"/>
            <w:color w:val="FF0000"/>
            <w:kern w:val="2"/>
            <w:lang w:val="en-US" w:eastAsia="zh-CN"/>
            <w14:ligatures w14:val="standardContextual"/>
          </w:rPr>
          <w:t xml:space="preserve"> + </w:t>
        </w:r>
        <w:proofErr w:type="spellStart"/>
        <w:r w:rsidRPr="00A143FE">
          <w:rPr>
            <w:rFonts w:asciiTheme="majorHAnsi" w:hAnsiTheme="majorHAnsi" w:cstheme="majorHAnsi"/>
            <w:color w:val="FF0000"/>
            <w:kern w:val="2"/>
            <w:lang w:val="en-US" w:eastAsia="zh-CN"/>
            <w14:ligatures w14:val="standardContextual"/>
          </w:rPr>
          <w:t>pic_color</w:t>
        </w:r>
        <w:proofErr w:type="spellEnd"/>
        <w:r w:rsidRPr="00A143FE">
          <w:rPr>
            <w:rFonts w:asciiTheme="majorHAnsi" w:hAnsiTheme="majorHAnsi" w:cstheme="majorHAnsi"/>
            <w:color w:val="FF0000"/>
            <w:kern w:val="2"/>
            <w:lang w:val="en-US" w:eastAsia="zh-CN"/>
            <w14:ligatures w14:val="standardContextual"/>
          </w:rPr>
          <w:t>, data = evals)</w:t>
        </w:r>
      </w:ins>
    </w:p>
    <w:p w14:paraId="0B85A60E" w14:textId="1F6CB9A3" w:rsidR="00B30071" w:rsidRPr="00B30071" w:rsidRDefault="00A143FE" w:rsidP="00A143FE">
      <w:pPr>
        <w:pStyle w:val="NormalWeb"/>
        <w:rPr>
          <w:rFonts w:asciiTheme="majorHAnsi" w:hAnsiTheme="majorHAnsi" w:cstheme="majorHAnsi"/>
          <w:color w:val="FF0000"/>
          <w:kern w:val="2"/>
          <w:lang w:val="en-US" w:eastAsia="zh-CN"/>
          <w14:ligatures w14:val="standardContextual"/>
        </w:rPr>
      </w:pPr>
      <w:ins w:id="144" w:author="Yanan Wu" w:date="2025-03-08T13:32:00Z" w16du:dateUtc="2025-03-08T18:32:00Z">
        <w:r w:rsidRPr="00A143FE">
          <w:rPr>
            <w:rFonts w:asciiTheme="majorHAnsi" w:hAnsiTheme="majorHAnsi" w:cstheme="majorHAnsi"/>
            <w:color w:val="FF0000"/>
            <w:kern w:val="2"/>
            <w:lang w:val="en-US" w:eastAsia="zh-CN"/>
            <w14:ligatures w14:val="standardContextual"/>
          </w:rPr>
          <w:t>summary(</w:t>
        </w:r>
        <w:proofErr w:type="spellStart"/>
        <w:r w:rsidRPr="00A143FE">
          <w:rPr>
            <w:rFonts w:asciiTheme="majorHAnsi" w:hAnsiTheme="majorHAnsi" w:cstheme="majorHAnsi"/>
            <w:color w:val="FF0000"/>
            <w:kern w:val="2"/>
            <w:lang w:val="en-US" w:eastAsia="zh-CN"/>
            <w14:ligatures w14:val="standardContextual"/>
          </w:rPr>
          <w:t>final_model</w:t>
        </w:r>
        <w:proofErr w:type="spellEnd"/>
        <w:r w:rsidRPr="00A143FE">
          <w:rPr>
            <w:rFonts w:asciiTheme="majorHAnsi" w:hAnsiTheme="majorHAnsi" w:cstheme="majorHAnsi"/>
            <w:color w:val="FF0000"/>
            <w:kern w:val="2"/>
            <w:lang w:val="en-US" w:eastAsia="zh-CN"/>
            <w14:ligatures w14:val="standardContextual"/>
          </w:rPr>
          <w:t>)</w:t>
        </w:r>
      </w:ins>
    </w:p>
    <w:p w14:paraId="1D5911C5" w14:textId="5A2BFD2A" w:rsidR="00E04E44" w:rsidRPr="001B22A9" w:rsidRDefault="00E04E44" w:rsidP="00E31B4E">
      <w:pPr>
        <w:pStyle w:val="ListParagraph"/>
        <w:widowControl w:val="0"/>
        <w:pBdr>
          <w:top w:val="nil"/>
          <w:left w:val="nil"/>
          <w:bottom w:val="nil"/>
          <w:right w:val="nil"/>
          <w:between w:val="nil"/>
        </w:pBdr>
        <w:spacing w:line="276" w:lineRule="auto"/>
        <w:ind w:left="778" w:right="720"/>
        <w:contextualSpacing w:val="0"/>
        <w:rPr>
          <w:rFonts w:asciiTheme="majorHAnsi" w:eastAsia="Times New Roman" w:hAnsiTheme="majorHAnsi" w:cstheme="majorHAnsi"/>
          <w:color w:val="FF0000"/>
        </w:rPr>
      </w:pPr>
    </w:p>
    <w:p w14:paraId="76BA8BB4" w14:textId="2D429E43" w:rsidR="00703E2C" w:rsidRPr="001B22A9" w:rsidRDefault="0083014F" w:rsidP="00096C7F">
      <w:pPr>
        <w:pStyle w:val="ListParagraph"/>
        <w:widowControl w:val="0"/>
        <w:numPr>
          <w:ilvl w:val="0"/>
          <w:numId w:val="8"/>
        </w:numPr>
        <w:pBdr>
          <w:top w:val="nil"/>
          <w:left w:val="nil"/>
          <w:bottom w:val="nil"/>
          <w:right w:val="nil"/>
          <w:between w:val="nil"/>
        </w:pBdr>
        <w:spacing w:line="276" w:lineRule="auto"/>
        <w:ind w:right="720"/>
        <w:contextualSpacing w:val="0"/>
        <w:rPr>
          <w:rFonts w:asciiTheme="majorHAnsi" w:eastAsia="Times New Roman" w:hAnsiTheme="majorHAnsi" w:cstheme="majorHAnsi"/>
        </w:rPr>
      </w:pPr>
      <w:r w:rsidRPr="001B22A9">
        <w:rPr>
          <w:rFonts w:asciiTheme="majorHAnsi" w:eastAsia="Times New Roman" w:hAnsiTheme="majorHAnsi" w:cstheme="majorHAnsi"/>
        </w:rPr>
        <w:t>Based on your final model, describe the characteristics of a professor and course at University of Texas at Austin that would be associated with a high evaluation score.</w:t>
      </w:r>
      <w:r w:rsidR="00096C7F" w:rsidRPr="001B22A9">
        <w:rPr>
          <w:rFonts w:asciiTheme="majorHAnsi" w:eastAsia="SimSun" w:hAnsiTheme="majorHAnsi" w:cstheme="majorHAnsi"/>
        </w:rPr>
        <w:t xml:space="preserve"> (0.5 pts)</w:t>
      </w:r>
    </w:p>
    <w:p w14:paraId="271E367A" w14:textId="20374F41" w:rsidR="005F6679" w:rsidRPr="001B22A9" w:rsidRDefault="005F6679" w:rsidP="005F6679">
      <w:pPr>
        <w:pStyle w:val="ListParagraph"/>
        <w:widowControl w:val="0"/>
        <w:pBdr>
          <w:top w:val="nil"/>
          <w:left w:val="nil"/>
          <w:bottom w:val="nil"/>
          <w:right w:val="nil"/>
          <w:between w:val="nil"/>
        </w:pBdr>
        <w:spacing w:line="276" w:lineRule="auto"/>
        <w:ind w:left="778" w:right="720"/>
        <w:contextualSpacing w:val="0"/>
        <w:rPr>
          <w:rFonts w:asciiTheme="majorHAnsi" w:eastAsia="Times New Roman" w:hAnsiTheme="majorHAnsi" w:cstheme="majorHAnsi"/>
          <w:color w:val="FF0000"/>
        </w:rPr>
      </w:pPr>
      <w:r w:rsidRPr="001B22A9">
        <w:rPr>
          <w:rFonts w:asciiTheme="majorHAnsi" w:eastAsia="Times New Roman" w:hAnsiTheme="majorHAnsi" w:cstheme="majorHAnsi"/>
          <w:color w:val="FF0000"/>
        </w:rPr>
        <w:t>summary(</w:t>
      </w:r>
      <w:proofErr w:type="spellStart"/>
      <w:r w:rsidRPr="001B22A9">
        <w:rPr>
          <w:rFonts w:asciiTheme="majorHAnsi" w:eastAsia="Times New Roman" w:hAnsiTheme="majorHAnsi" w:cstheme="majorHAnsi"/>
          <w:color w:val="FF0000"/>
        </w:rPr>
        <w:t>backward_model</w:t>
      </w:r>
      <w:proofErr w:type="spellEnd"/>
      <w:r w:rsidRPr="001B22A9">
        <w:rPr>
          <w:rFonts w:asciiTheme="majorHAnsi" w:eastAsia="Times New Roman" w:hAnsiTheme="majorHAnsi" w:cstheme="majorHAnsi"/>
          <w:color w:val="FF0000"/>
        </w:rPr>
        <w:t>)</w:t>
      </w:r>
    </w:p>
    <w:p w14:paraId="48D484B7" w14:textId="3AA408A6" w:rsidR="007A10C9" w:rsidRPr="001B22A9" w:rsidRDefault="007A10C9" w:rsidP="005F6679">
      <w:pPr>
        <w:pStyle w:val="ListParagraph"/>
        <w:widowControl w:val="0"/>
        <w:pBdr>
          <w:top w:val="nil"/>
          <w:left w:val="nil"/>
          <w:bottom w:val="nil"/>
          <w:right w:val="nil"/>
          <w:between w:val="nil"/>
        </w:pBdr>
        <w:spacing w:line="276" w:lineRule="auto"/>
        <w:ind w:left="778" w:right="720"/>
        <w:contextualSpacing w:val="0"/>
        <w:rPr>
          <w:rFonts w:asciiTheme="majorHAnsi" w:eastAsia="Times New Roman" w:hAnsiTheme="majorHAnsi" w:cstheme="majorHAnsi"/>
          <w:color w:val="FF0000"/>
        </w:rPr>
      </w:pPr>
      <w:r w:rsidRPr="001B22A9">
        <w:rPr>
          <w:rFonts w:asciiTheme="majorHAnsi" w:eastAsia="Times New Roman" w:hAnsiTheme="majorHAnsi" w:cstheme="majorHAnsi"/>
          <w:color w:val="FF0000"/>
        </w:rPr>
        <w:t>A professor who is male, not a minority, a native English speaker, younger, has a high beauty score, and teaches a one-credit course with a high percentage of student participation in evaluations is more likely to receive a high evaluation score.</w:t>
      </w:r>
    </w:p>
    <w:p w14:paraId="3885F7E8" w14:textId="0DD6167F" w:rsidR="005C7D9D" w:rsidRPr="001B22A9" w:rsidRDefault="005C7D9D" w:rsidP="005F6679">
      <w:pPr>
        <w:pStyle w:val="ListParagraph"/>
        <w:widowControl w:val="0"/>
        <w:pBdr>
          <w:top w:val="nil"/>
          <w:left w:val="nil"/>
          <w:bottom w:val="nil"/>
          <w:right w:val="nil"/>
          <w:between w:val="nil"/>
        </w:pBdr>
        <w:spacing w:line="276" w:lineRule="auto"/>
        <w:ind w:left="778" w:right="720"/>
        <w:contextualSpacing w:val="0"/>
        <w:rPr>
          <w:rFonts w:asciiTheme="majorHAnsi" w:eastAsia="Times New Roman" w:hAnsiTheme="majorHAnsi" w:cstheme="majorHAnsi"/>
        </w:rPr>
      </w:pPr>
      <w:r w:rsidRPr="001B22A9">
        <w:rPr>
          <w:rFonts w:asciiTheme="majorHAnsi" w:eastAsia="Times New Roman" w:hAnsiTheme="majorHAnsi" w:cstheme="majorHAnsi"/>
          <w:noProof/>
        </w:rPr>
        <w:lastRenderedPageBreak/>
        <w:drawing>
          <wp:inline distT="0" distB="0" distL="0" distR="0" wp14:anchorId="6929CFCA" wp14:editId="50E8D8D8">
            <wp:extent cx="3740019" cy="3397623"/>
            <wp:effectExtent l="0" t="0" r="0" b="0"/>
            <wp:docPr id="13734088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08803" name="Picture 1" descr="A screenshot of a computer program&#10;&#10;AI-generated content may be incorrect."/>
                    <pic:cNvPicPr/>
                  </pic:nvPicPr>
                  <pic:blipFill>
                    <a:blip r:embed="rId19"/>
                    <a:stretch>
                      <a:fillRect/>
                    </a:stretch>
                  </pic:blipFill>
                  <pic:spPr>
                    <a:xfrm>
                      <a:off x="0" y="0"/>
                      <a:ext cx="3780371" cy="3434281"/>
                    </a:xfrm>
                    <a:prstGeom prst="rect">
                      <a:avLst/>
                    </a:prstGeom>
                  </pic:spPr>
                </pic:pic>
              </a:graphicData>
            </a:graphic>
          </wp:inline>
        </w:drawing>
      </w:r>
    </w:p>
    <w:p w14:paraId="0F605FE0" w14:textId="0937DA68" w:rsidR="00703E2C" w:rsidRPr="001B22A9" w:rsidRDefault="0083014F" w:rsidP="00672F8F">
      <w:pPr>
        <w:pStyle w:val="ListParagraph"/>
        <w:widowControl w:val="0"/>
        <w:numPr>
          <w:ilvl w:val="0"/>
          <w:numId w:val="10"/>
        </w:numPr>
        <w:pBdr>
          <w:top w:val="nil"/>
          <w:left w:val="nil"/>
          <w:bottom w:val="nil"/>
          <w:right w:val="nil"/>
          <w:between w:val="nil"/>
        </w:pBdr>
        <w:spacing w:line="276" w:lineRule="auto"/>
        <w:ind w:right="720"/>
        <w:rPr>
          <w:rFonts w:asciiTheme="majorHAnsi" w:eastAsia="Times New Roman" w:hAnsiTheme="majorHAnsi" w:cstheme="majorHAnsi"/>
        </w:rPr>
      </w:pPr>
      <w:r w:rsidRPr="001B22A9">
        <w:rPr>
          <w:rFonts w:asciiTheme="majorHAnsi" w:eastAsia="Times New Roman" w:hAnsiTheme="majorHAnsi" w:cstheme="majorHAnsi"/>
        </w:rPr>
        <w:t>Would you be comfortable generalizing your conclusions to apply to professors</w:t>
      </w:r>
      <w:r w:rsidR="00672F8F" w:rsidRPr="001B22A9">
        <w:rPr>
          <w:rFonts w:asciiTheme="majorHAnsi" w:hAnsiTheme="majorHAnsi" w:cstheme="majorHAnsi"/>
        </w:rPr>
        <w:t xml:space="preserve"> </w:t>
      </w:r>
      <w:r w:rsidRPr="001B22A9">
        <w:rPr>
          <w:rFonts w:asciiTheme="majorHAnsi" w:eastAsia="Times New Roman" w:hAnsiTheme="majorHAnsi" w:cstheme="majorHAnsi"/>
        </w:rPr>
        <w:t>generally (at any university)? Why or why not?</w:t>
      </w:r>
      <w:r w:rsidR="00096C7F" w:rsidRPr="001B22A9">
        <w:rPr>
          <w:rFonts w:asciiTheme="majorHAnsi" w:eastAsia="SimSun" w:hAnsiTheme="majorHAnsi" w:cstheme="majorHAnsi"/>
        </w:rPr>
        <w:t xml:space="preserve"> (1 p</w:t>
      </w:r>
    </w:p>
    <w:p w14:paraId="645471C2" w14:textId="6277B408" w:rsidR="00087D0C" w:rsidRPr="001B22A9" w:rsidRDefault="00680E8F" w:rsidP="00087D0C">
      <w:pPr>
        <w:pStyle w:val="ListParagraph"/>
        <w:widowControl w:val="0"/>
        <w:pBdr>
          <w:top w:val="nil"/>
          <w:left w:val="nil"/>
          <w:bottom w:val="nil"/>
          <w:right w:val="nil"/>
          <w:between w:val="nil"/>
        </w:pBdr>
        <w:spacing w:line="276" w:lineRule="auto"/>
        <w:ind w:left="778" w:right="720"/>
        <w:rPr>
          <w:rFonts w:asciiTheme="majorHAnsi" w:eastAsia="Times New Roman" w:hAnsiTheme="majorHAnsi" w:cstheme="majorHAnsi"/>
          <w:color w:val="FF0000"/>
        </w:rPr>
      </w:pPr>
      <w:r w:rsidRPr="001B22A9">
        <w:rPr>
          <w:rFonts w:asciiTheme="majorHAnsi" w:eastAsia="Times New Roman" w:hAnsiTheme="majorHAnsi" w:cstheme="majorHAnsi"/>
          <w:color w:val="FF0000"/>
        </w:rPr>
        <w:t xml:space="preserve">No, I </w:t>
      </w:r>
      <w:r w:rsidR="004D0AAD" w:rsidRPr="001B22A9">
        <w:rPr>
          <w:rFonts w:asciiTheme="majorHAnsi" w:eastAsia="Times New Roman" w:hAnsiTheme="majorHAnsi" w:cstheme="majorHAnsi"/>
          <w:color w:val="FF0000"/>
        </w:rPr>
        <w:t xml:space="preserve">will </w:t>
      </w:r>
      <w:r w:rsidR="004176D3" w:rsidRPr="001B22A9">
        <w:rPr>
          <w:rFonts w:asciiTheme="majorHAnsi" w:eastAsia="Times New Roman" w:hAnsiTheme="majorHAnsi" w:cstheme="majorHAnsi"/>
          <w:color w:val="FF0000"/>
        </w:rPr>
        <w:t xml:space="preserve">not </w:t>
      </w:r>
      <w:r w:rsidR="004D0AAD" w:rsidRPr="001B22A9">
        <w:rPr>
          <w:rFonts w:asciiTheme="majorHAnsi" w:eastAsia="Times New Roman" w:hAnsiTheme="majorHAnsi" w:cstheme="majorHAnsi"/>
          <w:color w:val="FF0000"/>
        </w:rPr>
        <w:t xml:space="preserve">be comfortable </w:t>
      </w:r>
      <w:r w:rsidR="003E4B04" w:rsidRPr="001B22A9">
        <w:rPr>
          <w:rFonts w:asciiTheme="majorHAnsi" w:eastAsia="Times New Roman" w:hAnsiTheme="majorHAnsi" w:cstheme="majorHAnsi"/>
          <w:color w:val="FF0000"/>
        </w:rPr>
        <w:t>for generalizing conclusions to apply to professors</w:t>
      </w:r>
      <w:r w:rsidR="003E4B04" w:rsidRPr="001B22A9">
        <w:rPr>
          <w:rFonts w:asciiTheme="majorHAnsi" w:hAnsiTheme="majorHAnsi" w:cstheme="majorHAnsi"/>
          <w:color w:val="FF0000"/>
        </w:rPr>
        <w:t xml:space="preserve"> </w:t>
      </w:r>
      <w:r w:rsidR="003E4B04" w:rsidRPr="001B22A9">
        <w:rPr>
          <w:rFonts w:asciiTheme="majorHAnsi" w:eastAsia="Times New Roman" w:hAnsiTheme="majorHAnsi" w:cstheme="majorHAnsi"/>
          <w:color w:val="FF0000"/>
        </w:rPr>
        <w:t>generally</w:t>
      </w:r>
      <w:r w:rsidR="00291623" w:rsidRPr="001B22A9">
        <w:rPr>
          <w:rFonts w:asciiTheme="majorHAnsi" w:eastAsia="Times New Roman" w:hAnsiTheme="majorHAnsi" w:cstheme="majorHAnsi"/>
          <w:color w:val="FF0000"/>
        </w:rPr>
        <w:t xml:space="preserve"> to any other university because of following reasons </w:t>
      </w:r>
    </w:p>
    <w:p w14:paraId="06194571" w14:textId="6921B8D3" w:rsidR="00291623" w:rsidRPr="001B22A9" w:rsidRDefault="00BD00FA" w:rsidP="007E733F">
      <w:pPr>
        <w:pStyle w:val="ListParagraph"/>
        <w:widowControl w:val="0"/>
        <w:numPr>
          <w:ilvl w:val="0"/>
          <w:numId w:val="17"/>
        </w:numPr>
        <w:pBdr>
          <w:top w:val="nil"/>
          <w:left w:val="nil"/>
          <w:bottom w:val="nil"/>
          <w:right w:val="nil"/>
          <w:between w:val="nil"/>
        </w:pBdr>
        <w:spacing w:line="276" w:lineRule="auto"/>
        <w:ind w:right="720"/>
        <w:rPr>
          <w:rFonts w:asciiTheme="majorHAnsi" w:eastAsia="Times New Roman" w:hAnsiTheme="majorHAnsi" w:cstheme="majorHAnsi"/>
          <w:color w:val="FF0000"/>
        </w:rPr>
      </w:pPr>
      <w:r w:rsidRPr="001B22A9">
        <w:rPr>
          <w:rFonts w:asciiTheme="majorHAnsi" w:eastAsia="Times New Roman" w:hAnsiTheme="majorHAnsi" w:cstheme="majorHAnsi"/>
          <w:color w:val="FF0000"/>
        </w:rPr>
        <w:t xml:space="preserve">Data sample can vary </w:t>
      </w:r>
    </w:p>
    <w:p w14:paraId="17A41681" w14:textId="5CFE8CE5" w:rsidR="00BD00FA" w:rsidRPr="001B22A9" w:rsidRDefault="00BD00FA" w:rsidP="007E733F">
      <w:pPr>
        <w:pStyle w:val="ListParagraph"/>
        <w:widowControl w:val="0"/>
        <w:numPr>
          <w:ilvl w:val="0"/>
          <w:numId w:val="17"/>
        </w:numPr>
        <w:pBdr>
          <w:top w:val="nil"/>
          <w:left w:val="nil"/>
          <w:bottom w:val="nil"/>
          <w:right w:val="nil"/>
          <w:between w:val="nil"/>
        </w:pBdr>
        <w:spacing w:line="276" w:lineRule="auto"/>
        <w:ind w:right="720"/>
        <w:rPr>
          <w:rFonts w:asciiTheme="majorHAnsi" w:eastAsia="Times New Roman" w:hAnsiTheme="majorHAnsi" w:cstheme="majorHAnsi"/>
          <w:color w:val="FF0000"/>
        </w:rPr>
      </w:pPr>
      <w:r w:rsidRPr="001B22A9">
        <w:rPr>
          <w:rFonts w:asciiTheme="majorHAnsi" w:eastAsia="Times New Roman" w:hAnsiTheme="majorHAnsi" w:cstheme="majorHAnsi"/>
          <w:color w:val="FF0000"/>
        </w:rPr>
        <w:t xml:space="preserve">Survey </w:t>
      </w:r>
      <w:r w:rsidR="00B03E92" w:rsidRPr="001B22A9">
        <w:rPr>
          <w:rFonts w:asciiTheme="majorHAnsi" w:eastAsia="Times New Roman" w:hAnsiTheme="majorHAnsi" w:cstheme="majorHAnsi"/>
          <w:color w:val="FF0000"/>
        </w:rPr>
        <w:t>responses</w:t>
      </w:r>
      <w:r w:rsidRPr="001B22A9">
        <w:rPr>
          <w:rFonts w:asciiTheme="majorHAnsi" w:eastAsia="Times New Roman" w:hAnsiTheme="majorHAnsi" w:cstheme="majorHAnsi"/>
          <w:color w:val="FF0000"/>
        </w:rPr>
        <w:t xml:space="preserve"> might vary based on </w:t>
      </w:r>
      <w:r w:rsidR="00865E1A" w:rsidRPr="001B22A9">
        <w:rPr>
          <w:rFonts w:asciiTheme="majorHAnsi" w:eastAsia="Times New Roman" w:hAnsiTheme="majorHAnsi" w:cstheme="majorHAnsi"/>
          <w:color w:val="FF0000"/>
        </w:rPr>
        <w:t xml:space="preserve">cultural </w:t>
      </w:r>
      <w:r w:rsidR="009E441B" w:rsidRPr="001B22A9">
        <w:rPr>
          <w:rFonts w:asciiTheme="majorHAnsi" w:eastAsia="Times New Roman" w:hAnsiTheme="majorHAnsi" w:cstheme="majorHAnsi"/>
          <w:color w:val="FF0000"/>
        </w:rPr>
        <w:t xml:space="preserve">differences of the university and structure of the </w:t>
      </w:r>
      <w:r w:rsidR="007E733F" w:rsidRPr="001B22A9">
        <w:rPr>
          <w:rFonts w:asciiTheme="majorHAnsi" w:eastAsia="Times New Roman" w:hAnsiTheme="majorHAnsi" w:cstheme="majorHAnsi"/>
          <w:color w:val="FF0000"/>
        </w:rPr>
        <w:t xml:space="preserve">individual professor’s course teaching and grading. </w:t>
      </w:r>
    </w:p>
    <w:p w14:paraId="65412C35" w14:textId="5F2E9146" w:rsidR="007E733F" w:rsidRPr="001B22A9" w:rsidRDefault="007E733F" w:rsidP="007E733F">
      <w:pPr>
        <w:pStyle w:val="ListParagraph"/>
        <w:widowControl w:val="0"/>
        <w:numPr>
          <w:ilvl w:val="0"/>
          <w:numId w:val="17"/>
        </w:numPr>
        <w:pBdr>
          <w:top w:val="nil"/>
          <w:left w:val="nil"/>
          <w:bottom w:val="nil"/>
          <w:right w:val="nil"/>
          <w:between w:val="nil"/>
        </w:pBdr>
        <w:spacing w:line="276" w:lineRule="auto"/>
        <w:ind w:right="720"/>
        <w:rPr>
          <w:rFonts w:asciiTheme="majorHAnsi" w:eastAsia="Times New Roman" w:hAnsiTheme="majorHAnsi" w:cstheme="majorHAnsi"/>
          <w:color w:val="FF0000"/>
        </w:rPr>
      </w:pPr>
      <w:r w:rsidRPr="001B22A9">
        <w:rPr>
          <w:rFonts w:asciiTheme="majorHAnsi" w:eastAsia="Times New Roman" w:hAnsiTheme="majorHAnsi" w:cstheme="majorHAnsi"/>
          <w:color w:val="FF0000"/>
        </w:rPr>
        <w:t>University policies might be different</w:t>
      </w:r>
    </w:p>
    <w:p w14:paraId="7F4AC586" w14:textId="77777777" w:rsidR="00703E2C" w:rsidRPr="001B22A9" w:rsidRDefault="00703E2C" w:rsidP="00672F8F">
      <w:pPr>
        <w:widowControl w:val="0"/>
        <w:pBdr>
          <w:top w:val="nil"/>
          <w:left w:val="nil"/>
          <w:bottom w:val="nil"/>
          <w:right w:val="nil"/>
          <w:between w:val="nil"/>
        </w:pBdr>
        <w:spacing w:after="160"/>
        <w:rPr>
          <w:rFonts w:asciiTheme="majorHAnsi" w:hAnsiTheme="majorHAnsi" w:cstheme="majorHAnsi"/>
        </w:rPr>
      </w:pPr>
    </w:p>
    <w:p w14:paraId="7288ABE0" w14:textId="77777777" w:rsidR="00703E2C" w:rsidRPr="001B22A9" w:rsidRDefault="00703E2C" w:rsidP="00672F8F">
      <w:pPr>
        <w:widowControl w:val="0"/>
        <w:pBdr>
          <w:top w:val="nil"/>
          <w:left w:val="nil"/>
          <w:bottom w:val="nil"/>
          <w:right w:val="nil"/>
          <w:between w:val="nil"/>
        </w:pBdr>
        <w:spacing w:after="160"/>
        <w:rPr>
          <w:rFonts w:asciiTheme="majorHAnsi" w:hAnsiTheme="majorHAnsi" w:cstheme="majorHAnsi"/>
        </w:rPr>
      </w:pPr>
    </w:p>
    <w:p w14:paraId="00369682" w14:textId="77777777" w:rsidR="00703E2C" w:rsidRPr="001B22A9" w:rsidRDefault="00703E2C" w:rsidP="00672F8F">
      <w:pPr>
        <w:widowControl w:val="0"/>
        <w:pBdr>
          <w:top w:val="nil"/>
          <w:left w:val="nil"/>
          <w:bottom w:val="nil"/>
          <w:right w:val="nil"/>
          <w:between w:val="nil"/>
        </w:pBdr>
        <w:spacing w:after="160"/>
        <w:rPr>
          <w:rFonts w:asciiTheme="majorHAnsi" w:hAnsiTheme="majorHAnsi" w:cstheme="majorHAnsi"/>
        </w:rPr>
      </w:pPr>
    </w:p>
    <w:p w14:paraId="49389C84" w14:textId="77777777" w:rsidR="00703E2C" w:rsidRPr="001B22A9" w:rsidRDefault="00703E2C" w:rsidP="00672F8F">
      <w:pPr>
        <w:widowControl w:val="0"/>
        <w:pBdr>
          <w:top w:val="nil"/>
          <w:left w:val="nil"/>
          <w:bottom w:val="nil"/>
          <w:right w:val="nil"/>
          <w:between w:val="nil"/>
        </w:pBdr>
        <w:spacing w:after="160"/>
        <w:rPr>
          <w:rFonts w:asciiTheme="majorHAnsi" w:hAnsiTheme="majorHAnsi" w:cstheme="majorHAnsi"/>
        </w:rPr>
      </w:pPr>
    </w:p>
    <w:p w14:paraId="1BD96300" w14:textId="77777777" w:rsidR="00703E2C" w:rsidRPr="001B22A9" w:rsidRDefault="00703E2C" w:rsidP="00672F8F">
      <w:pPr>
        <w:widowControl w:val="0"/>
        <w:pBdr>
          <w:top w:val="nil"/>
          <w:left w:val="nil"/>
          <w:bottom w:val="nil"/>
          <w:right w:val="nil"/>
          <w:between w:val="nil"/>
        </w:pBdr>
        <w:spacing w:after="160"/>
        <w:rPr>
          <w:rFonts w:asciiTheme="majorHAnsi" w:hAnsiTheme="majorHAnsi" w:cstheme="majorHAnsi"/>
        </w:rPr>
      </w:pPr>
    </w:p>
    <w:sectPr w:rsidR="00703E2C" w:rsidRPr="001B22A9">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Nisar, Khadija" w:date="2025-03-08T08:51:00Z" w:initials="KN">
    <w:p w14:paraId="37F6B86E" w14:textId="77777777" w:rsidR="0083014F" w:rsidRDefault="0083014F" w:rsidP="0083014F">
      <w:r>
        <w:rPr>
          <w:rStyle w:val="CommentReference"/>
        </w:rPr>
        <w:annotationRef/>
      </w:r>
      <w:r>
        <w:rPr>
          <w:color w:val="000000"/>
          <w:sz w:val="20"/>
          <w:szCs w:val="20"/>
        </w:rPr>
        <w:t xml:space="preserve">Task 1a is not requiring model. This confuses students (3). </w:t>
      </w:r>
    </w:p>
  </w:comment>
  <w:comment w:id="1" w:author="Yanan Wu" w:date="2025-03-08T12:41:00Z" w:initials="YW">
    <w:p w14:paraId="20DDA0B8" w14:textId="77777777" w:rsidR="00CD0CBB" w:rsidRDefault="00CD0CBB" w:rsidP="00CD0CBB">
      <w:pPr>
        <w:pStyle w:val="CommentText"/>
      </w:pPr>
      <w:r>
        <w:rPr>
          <w:rStyle w:val="CommentReference"/>
        </w:rPr>
        <w:annotationRef/>
      </w:r>
      <w:r>
        <w:t>This should be the Task1.b</w:t>
      </w:r>
    </w:p>
  </w:comment>
  <w:comment w:id="33" w:author="Yanan Wu" w:date="2025-03-08T13:05:00Z" w:initials="YW">
    <w:p w14:paraId="62DEB09D" w14:textId="77777777" w:rsidR="008B7AC4" w:rsidRDefault="008B7AC4" w:rsidP="008B7AC4">
      <w:pPr>
        <w:pStyle w:val="CommentText"/>
      </w:pPr>
      <w:r>
        <w:rPr>
          <w:rStyle w:val="CommentReference"/>
        </w:rPr>
        <w:annotationRef/>
      </w:r>
      <w:r>
        <w:t xml:space="preserve">I don’t think you can get result based on this code, it has warning ‘linear dependencies found’, because you use all the variable, and some of them have strong multicollinearity. Second, you read the csv file as ‘evals’, so it should be data = ‘evals’. Before you attach the code, make sure you can run it successfully. </w:t>
      </w:r>
    </w:p>
  </w:comment>
  <w:comment w:id="66" w:author="Yanan Wu" w:date="2025-03-08T13:23:00Z" w:initials="YW">
    <w:p w14:paraId="36F0DB92" w14:textId="77777777" w:rsidR="00B30071" w:rsidRDefault="00B30071" w:rsidP="00B30071">
      <w:pPr>
        <w:pStyle w:val="CommentText"/>
      </w:pPr>
      <w:r>
        <w:rPr>
          <w:rStyle w:val="CommentReference"/>
        </w:rPr>
        <w:annotationRef/>
      </w:r>
      <w:r>
        <w:t>Here you use m_full (only has 13 dependent variables), but for the best subst, you use lm(score~.,) (23 dependent variabels), you use two different models on the model selection, that’s why you have the different result in final 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7F6B86E" w15:done="0"/>
  <w15:commentEx w15:paraId="20DDA0B8" w15:paraIdParent="37F6B86E" w15:done="0"/>
  <w15:commentEx w15:paraId="62DEB09D" w15:done="0"/>
  <w15:commentEx w15:paraId="36F0DB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7366C6F" w16cex:dateUtc="2025-03-08T13:51:00Z"/>
  <w16cex:commentExtensible w16cex:durableId="4D2AF0C5" w16cex:dateUtc="2025-03-08T17:41:00Z"/>
  <w16cex:commentExtensible w16cex:durableId="3EC82F24" w16cex:dateUtc="2025-03-08T18:05:00Z"/>
  <w16cex:commentExtensible w16cex:durableId="743276E8" w16cex:dateUtc="2025-03-08T1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7F6B86E" w16cid:durableId="07366C6F"/>
  <w16cid:commentId w16cid:paraId="20DDA0B8" w16cid:durableId="4D2AF0C5"/>
  <w16cid:commentId w16cid:paraId="62DEB09D" w16cid:durableId="3EC82F24"/>
  <w16cid:commentId w16cid:paraId="36F0DB92" w16cid:durableId="743276E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837CD"/>
    <w:multiLevelType w:val="multilevel"/>
    <w:tmpl w:val="CB9A5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271CD"/>
    <w:multiLevelType w:val="hybridMultilevel"/>
    <w:tmpl w:val="189463D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CD6C24"/>
    <w:multiLevelType w:val="hybridMultilevel"/>
    <w:tmpl w:val="EF7286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57541"/>
    <w:multiLevelType w:val="multilevel"/>
    <w:tmpl w:val="34A6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9563B"/>
    <w:multiLevelType w:val="hybridMultilevel"/>
    <w:tmpl w:val="48844A98"/>
    <w:lvl w:ilvl="0" w:tplc="24926DCA">
      <w:start w:val="1"/>
      <w:numFmt w:val="decimal"/>
      <w:lvlText w:val="%1."/>
      <w:lvlJc w:val="left"/>
      <w:pPr>
        <w:ind w:left="1138" w:hanging="360"/>
      </w:pPr>
      <w:rPr>
        <w:rFonts w:asciiTheme="minorHAnsi" w:eastAsiaTheme="minorEastAsia" w:hAnsiTheme="minorHAnsi" w:cstheme="minorBidi" w:hint="default"/>
        <w:color w:val="auto"/>
      </w:rPr>
    </w:lvl>
    <w:lvl w:ilvl="1" w:tplc="08090019" w:tentative="1">
      <w:start w:val="1"/>
      <w:numFmt w:val="lowerLetter"/>
      <w:lvlText w:val="%2."/>
      <w:lvlJc w:val="left"/>
      <w:pPr>
        <w:ind w:left="1858" w:hanging="360"/>
      </w:pPr>
    </w:lvl>
    <w:lvl w:ilvl="2" w:tplc="0809001B" w:tentative="1">
      <w:start w:val="1"/>
      <w:numFmt w:val="lowerRoman"/>
      <w:lvlText w:val="%3."/>
      <w:lvlJc w:val="right"/>
      <w:pPr>
        <w:ind w:left="2578" w:hanging="180"/>
      </w:pPr>
    </w:lvl>
    <w:lvl w:ilvl="3" w:tplc="0809000F" w:tentative="1">
      <w:start w:val="1"/>
      <w:numFmt w:val="decimal"/>
      <w:lvlText w:val="%4."/>
      <w:lvlJc w:val="left"/>
      <w:pPr>
        <w:ind w:left="3298" w:hanging="360"/>
      </w:pPr>
    </w:lvl>
    <w:lvl w:ilvl="4" w:tplc="08090019" w:tentative="1">
      <w:start w:val="1"/>
      <w:numFmt w:val="lowerLetter"/>
      <w:lvlText w:val="%5."/>
      <w:lvlJc w:val="left"/>
      <w:pPr>
        <w:ind w:left="4018" w:hanging="360"/>
      </w:pPr>
    </w:lvl>
    <w:lvl w:ilvl="5" w:tplc="0809001B" w:tentative="1">
      <w:start w:val="1"/>
      <w:numFmt w:val="lowerRoman"/>
      <w:lvlText w:val="%6."/>
      <w:lvlJc w:val="right"/>
      <w:pPr>
        <w:ind w:left="4738" w:hanging="180"/>
      </w:pPr>
    </w:lvl>
    <w:lvl w:ilvl="6" w:tplc="0809000F" w:tentative="1">
      <w:start w:val="1"/>
      <w:numFmt w:val="decimal"/>
      <w:lvlText w:val="%7."/>
      <w:lvlJc w:val="left"/>
      <w:pPr>
        <w:ind w:left="5458" w:hanging="360"/>
      </w:pPr>
    </w:lvl>
    <w:lvl w:ilvl="7" w:tplc="08090019" w:tentative="1">
      <w:start w:val="1"/>
      <w:numFmt w:val="lowerLetter"/>
      <w:lvlText w:val="%8."/>
      <w:lvlJc w:val="left"/>
      <w:pPr>
        <w:ind w:left="6178" w:hanging="360"/>
      </w:pPr>
    </w:lvl>
    <w:lvl w:ilvl="8" w:tplc="0809001B" w:tentative="1">
      <w:start w:val="1"/>
      <w:numFmt w:val="lowerRoman"/>
      <w:lvlText w:val="%9."/>
      <w:lvlJc w:val="right"/>
      <w:pPr>
        <w:ind w:left="6898" w:hanging="180"/>
      </w:pPr>
    </w:lvl>
  </w:abstractNum>
  <w:abstractNum w:abstractNumId="5" w15:restartNumberingAfterBreak="0">
    <w:nsid w:val="1A501F2A"/>
    <w:multiLevelType w:val="hybridMultilevel"/>
    <w:tmpl w:val="A62C5920"/>
    <w:lvl w:ilvl="0" w:tplc="FB70B4A2">
      <w:start w:val="2"/>
      <w:numFmt w:val="lowerLetter"/>
      <w:lvlText w:val="%1)"/>
      <w:lvlJc w:val="left"/>
      <w:pPr>
        <w:ind w:left="7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21101F"/>
    <w:multiLevelType w:val="multilevel"/>
    <w:tmpl w:val="3A308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8A3E14"/>
    <w:multiLevelType w:val="hybridMultilevel"/>
    <w:tmpl w:val="CA3AC98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B611755"/>
    <w:multiLevelType w:val="hybridMultilevel"/>
    <w:tmpl w:val="9EE07BB2"/>
    <w:lvl w:ilvl="0" w:tplc="4BAC7DAA">
      <w:start w:val="1"/>
      <w:numFmt w:val="lowerLetter"/>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9" w15:restartNumberingAfterBreak="0">
    <w:nsid w:val="4BA66729"/>
    <w:multiLevelType w:val="multilevel"/>
    <w:tmpl w:val="DFF0A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F32DE9"/>
    <w:multiLevelType w:val="multilevel"/>
    <w:tmpl w:val="2356E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F82CD6"/>
    <w:multiLevelType w:val="hybridMultilevel"/>
    <w:tmpl w:val="A3C8A6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1819A2"/>
    <w:multiLevelType w:val="hybridMultilevel"/>
    <w:tmpl w:val="05FE2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C31557"/>
    <w:multiLevelType w:val="hybridMultilevel"/>
    <w:tmpl w:val="0520DD8A"/>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C5732BA"/>
    <w:multiLevelType w:val="hybridMultilevel"/>
    <w:tmpl w:val="DCD2EB08"/>
    <w:lvl w:ilvl="0" w:tplc="6D6C6A20">
      <w:start w:val="1"/>
      <w:numFmt w:val="decimal"/>
      <w:lvlText w:val="%1."/>
      <w:lvlJc w:val="left"/>
      <w:pPr>
        <w:ind w:left="1138" w:hanging="360"/>
      </w:pPr>
      <w:rPr>
        <w:rFonts w:hint="default"/>
      </w:rPr>
    </w:lvl>
    <w:lvl w:ilvl="1" w:tplc="08090019" w:tentative="1">
      <w:start w:val="1"/>
      <w:numFmt w:val="lowerLetter"/>
      <w:lvlText w:val="%2."/>
      <w:lvlJc w:val="left"/>
      <w:pPr>
        <w:ind w:left="1858" w:hanging="360"/>
      </w:pPr>
    </w:lvl>
    <w:lvl w:ilvl="2" w:tplc="0809001B" w:tentative="1">
      <w:start w:val="1"/>
      <w:numFmt w:val="lowerRoman"/>
      <w:lvlText w:val="%3."/>
      <w:lvlJc w:val="right"/>
      <w:pPr>
        <w:ind w:left="2578" w:hanging="180"/>
      </w:pPr>
    </w:lvl>
    <w:lvl w:ilvl="3" w:tplc="0809000F" w:tentative="1">
      <w:start w:val="1"/>
      <w:numFmt w:val="decimal"/>
      <w:lvlText w:val="%4."/>
      <w:lvlJc w:val="left"/>
      <w:pPr>
        <w:ind w:left="3298" w:hanging="360"/>
      </w:pPr>
    </w:lvl>
    <w:lvl w:ilvl="4" w:tplc="08090019" w:tentative="1">
      <w:start w:val="1"/>
      <w:numFmt w:val="lowerLetter"/>
      <w:lvlText w:val="%5."/>
      <w:lvlJc w:val="left"/>
      <w:pPr>
        <w:ind w:left="4018" w:hanging="360"/>
      </w:pPr>
    </w:lvl>
    <w:lvl w:ilvl="5" w:tplc="0809001B" w:tentative="1">
      <w:start w:val="1"/>
      <w:numFmt w:val="lowerRoman"/>
      <w:lvlText w:val="%6."/>
      <w:lvlJc w:val="right"/>
      <w:pPr>
        <w:ind w:left="4738" w:hanging="180"/>
      </w:pPr>
    </w:lvl>
    <w:lvl w:ilvl="6" w:tplc="0809000F" w:tentative="1">
      <w:start w:val="1"/>
      <w:numFmt w:val="decimal"/>
      <w:lvlText w:val="%7."/>
      <w:lvlJc w:val="left"/>
      <w:pPr>
        <w:ind w:left="5458" w:hanging="360"/>
      </w:pPr>
    </w:lvl>
    <w:lvl w:ilvl="7" w:tplc="08090019" w:tentative="1">
      <w:start w:val="1"/>
      <w:numFmt w:val="lowerLetter"/>
      <w:lvlText w:val="%8."/>
      <w:lvlJc w:val="left"/>
      <w:pPr>
        <w:ind w:left="6178" w:hanging="360"/>
      </w:pPr>
    </w:lvl>
    <w:lvl w:ilvl="8" w:tplc="0809001B" w:tentative="1">
      <w:start w:val="1"/>
      <w:numFmt w:val="lowerRoman"/>
      <w:lvlText w:val="%9."/>
      <w:lvlJc w:val="right"/>
      <w:pPr>
        <w:ind w:left="6898" w:hanging="180"/>
      </w:pPr>
    </w:lvl>
  </w:abstractNum>
  <w:abstractNum w:abstractNumId="15" w15:restartNumberingAfterBreak="0">
    <w:nsid w:val="63306D3F"/>
    <w:multiLevelType w:val="multilevel"/>
    <w:tmpl w:val="BE706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F9722E"/>
    <w:multiLevelType w:val="hybridMultilevel"/>
    <w:tmpl w:val="CA3AC984"/>
    <w:lvl w:ilvl="0" w:tplc="24CAD9A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116370"/>
    <w:multiLevelType w:val="hybridMultilevel"/>
    <w:tmpl w:val="0804D2E6"/>
    <w:lvl w:ilvl="0" w:tplc="04090017">
      <w:start w:val="1"/>
      <w:numFmt w:val="lowerLetter"/>
      <w:lvlText w:val="%1)"/>
      <w:lvlJc w:val="left"/>
      <w:pPr>
        <w:ind w:left="778" w:hanging="360"/>
      </w:p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8" w15:restartNumberingAfterBreak="0">
    <w:nsid w:val="79FA3DA9"/>
    <w:multiLevelType w:val="hybridMultilevel"/>
    <w:tmpl w:val="8D80DA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080A6A"/>
    <w:multiLevelType w:val="multilevel"/>
    <w:tmpl w:val="4DA6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3761715">
    <w:abstractNumId w:val="17"/>
  </w:num>
  <w:num w:numId="2" w16cid:durableId="1175149716">
    <w:abstractNumId w:val="12"/>
  </w:num>
  <w:num w:numId="3" w16cid:durableId="1700010625">
    <w:abstractNumId w:val="13"/>
  </w:num>
  <w:num w:numId="4" w16cid:durableId="2001159117">
    <w:abstractNumId w:val="11"/>
  </w:num>
  <w:num w:numId="5" w16cid:durableId="8408358">
    <w:abstractNumId w:val="16"/>
  </w:num>
  <w:num w:numId="6" w16cid:durableId="507596911">
    <w:abstractNumId w:val="18"/>
  </w:num>
  <w:num w:numId="7" w16cid:durableId="1456751580">
    <w:abstractNumId w:val="1"/>
  </w:num>
  <w:num w:numId="8" w16cid:durableId="809789475">
    <w:abstractNumId w:val="8"/>
  </w:num>
  <w:num w:numId="9" w16cid:durableId="893851679">
    <w:abstractNumId w:val="2"/>
  </w:num>
  <w:num w:numId="10" w16cid:durableId="500512384">
    <w:abstractNumId w:val="5"/>
  </w:num>
  <w:num w:numId="11" w16cid:durableId="1378385476">
    <w:abstractNumId w:val="7"/>
  </w:num>
  <w:num w:numId="12" w16cid:durableId="1368260870">
    <w:abstractNumId w:val="3"/>
  </w:num>
  <w:num w:numId="13" w16cid:durableId="2061708775">
    <w:abstractNumId w:val="19"/>
  </w:num>
  <w:num w:numId="14" w16cid:durableId="129565445">
    <w:abstractNumId w:val="6"/>
  </w:num>
  <w:num w:numId="15" w16cid:durableId="1207568453">
    <w:abstractNumId w:val="10"/>
  </w:num>
  <w:num w:numId="16" w16cid:durableId="1123033660">
    <w:abstractNumId w:val="4"/>
  </w:num>
  <w:num w:numId="17" w16cid:durableId="427317314">
    <w:abstractNumId w:val="14"/>
  </w:num>
  <w:num w:numId="18" w16cid:durableId="426197151">
    <w:abstractNumId w:val="0"/>
  </w:num>
  <w:num w:numId="19" w16cid:durableId="1517888117">
    <w:abstractNumId w:val="9"/>
  </w:num>
  <w:num w:numId="20" w16cid:durableId="907106228">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isar, Khadija">
    <w15:presenceInfo w15:providerId="AD" w15:userId="S::KNisar@clarku.edu::d55ddfb1-2b58-41a9-bcbf-0378400f7d17"/>
  </w15:person>
  <w15:person w15:author="Yanan Wu">
    <w15:presenceInfo w15:providerId="AD" w15:userId="S::YanaWu@clarku.edu::f669791f-cfd4-4194-ae69-8a86497249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2MLYwMTExNzCzMDE0NDBX0lEKTi0uzszPAykwrgUAt5rYwiwAAAA="/>
  </w:docVars>
  <w:rsids>
    <w:rsidRoot w:val="00703E2C"/>
    <w:rsid w:val="000300E0"/>
    <w:rsid w:val="0004624E"/>
    <w:rsid w:val="00046CEB"/>
    <w:rsid w:val="00050111"/>
    <w:rsid w:val="000636C9"/>
    <w:rsid w:val="0007651A"/>
    <w:rsid w:val="00087D0C"/>
    <w:rsid w:val="00095247"/>
    <w:rsid w:val="00096C7F"/>
    <w:rsid w:val="000A1A47"/>
    <w:rsid w:val="000B44EC"/>
    <w:rsid w:val="000C17E0"/>
    <w:rsid w:val="000D057A"/>
    <w:rsid w:val="000D356D"/>
    <w:rsid w:val="000D7415"/>
    <w:rsid w:val="00115C16"/>
    <w:rsid w:val="00130EDD"/>
    <w:rsid w:val="00167CC5"/>
    <w:rsid w:val="00171987"/>
    <w:rsid w:val="00182671"/>
    <w:rsid w:val="001A5FB1"/>
    <w:rsid w:val="001B1CB4"/>
    <w:rsid w:val="001B22A9"/>
    <w:rsid w:val="001B2509"/>
    <w:rsid w:val="001B5A4E"/>
    <w:rsid w:val="001B7611"/>
    <w:rsid w:val="001C30E8"/>
    <w:rsid w:val="001C4DF7"/>
    <w:rsid w:val="001E0238"/>
    <w:rsid w:val="001E1CD3"/>
    <w:rsid w:val="001E4CC4"/>
    <w:rsid w:val="002019C1"/>
    <w:rsid w:val="0021194A"/>
    <w:rsid w:val="00214B94"/>
    <w:rsid w:val="00227217"/>
    <w:rsid w:val="00233178"/>
    <w:rsid w:val="002426E4"/>
    <w:rsid w:val="00247BD5"/>
    <w:rsid w:val="00252078"/>
    <w:rsid w:val="00261522"/>
    <w:rsid w:val="00271955"/>
    <w:rsid w:val="00287DF5"/>
    <w:rsid w:val="0029074D"/>
    <w:rsid w:val="00291623"/>
    <w:rsid w:val="002A0495"/>
    <w:rsid w:val="002A75D4"/>
    <w:rsid w:val="002B309C"/>
    <w:rsid w:val="002D5A8B"/>
    <w:rsid w:val="00310BF5"/>
    <w:rsid w:val="0031215A"/>
    <w:rsid w:val="00344A65"/>
    <w:rsid w:val="00345A37"/>
    <w:rsid w:val="00353EC9"/>
    <w:rsid w:val="00386DB1"/>
    <w:rsid w:val="00387D69"/>
    <w:rsid w:val="003E0F78"/>
    <w:rsid w:val="003E18E7"/>
    <w:rsid w:val="003E4B04"/>
    <w:rsid w:val="003F0A2E"/>
    <w:rsid w:val="003F6611"/>
    <w:rsid w:val="00403CDB"/>
    <w:rsid w:val="004176D3"/>
    <w:rsid w:val="004345F0"/>
    <w:rsid w:val="004436FF"/>
    <w:rsid w:val="004516CC"/>
    <w:rsid w:val="00462642"/>
    <w:rsid w:val="00466C00"/>
    <w:rsid w:val="00486E90"/>
    <w:rsid w:val="00497C8E"/>
    <w:rsid w:val="004B7597"/>
    <w:rsid w:val="004D0AAD"/>
    <w:rsid w:val="004D7434"/>
    <w:rsid w:val="004E0BE4"/>
    <w:rsid w:val="004F562C"/>
    <w:rsid w:val="00540382"/>
    <w:rsid w:val="00554CBA"/>
    <w:rsid w:val="005716F4"/>
    <w:rsid w:val="00597773"/>
    <w:rsid w:val="005B7529"/>
    <w:rsid w:val="005C7D9D"/>
    <w:rsid w:val="005F5C7C"/>
    <w:rsid w:val="005F6679"/>
    <w:rsid w:val="00645DA0"/>
    <w:rsid w:val="00652ACA"/>
    <w:rsid w:val="00653497"/>
    <w:rsid w:val="006616CD"/>
    <w:rsid w:val="006632CD"/>
    <w:rsid w:val="00664ED1"/>
    <w:rsid w:val="00672F8F"/>
    <w:rsid w:val="00677EE5"/>
    <w:rsid w:val="00680E8F"/>
    <w:rsid w:val="0068724B"/>
    <w:rsid w:val="00695886"/>
    <w:rsid w:val="006B7D10"/>
    <w:rsid w:val="006D4610"/>
    <w:rsid w:val="006E4482"/>
    <w:rsid w:val="006E47BF"/>
    <w:rsid w:val="006F6ECA"/>
    <w:rsid w:val="007006EE"/>
    <w:rsid w:val="00703E2C"/>
    <w:rsid w:val="007072ED"/>
    <w:rsid w:val="00714F88"/>
    <w:rsid w:val="00722880"/>
    <w:rsid w:val="00723ABB"/>
    <w:rsid w:val="00727C5D"/>
    <w:rsid w:val="00741AEA"/>
    <w:rsid w:val="007745DC"/>
    <w:rsid w:val="00775D68"/>
    <w:rsid w:val="007A10C9"/>
    <w:rsid w:val="007A3D41"/>
    <w:rsid w:val="007C1A28"/>
    <w:rsid w:val="007C6FCA"/>
    <w:rsid w:val="007D134E"/>
    <w:rsid w:val="007D3A9D"/>
    <w:rsid w:val="007D674A"/>
    <w:rsid w:val="007E733F"/>
    <w:rsid w:val="00822FC9"/>
    <w:rsid w:val="0083014F"/>
    <w:rsid w:val="00837419"/>
    <w:rsid w:val="008466E3"/>
    <w:rsid w:val="0084790E"/>
    <w:rsid w:val="00850E0B"/>
    <w:rsid w:val="008519E0"/>
    <w:rsid w:val="00865E1A"/>
    <w:rsid w:val="00867606"/>
    <w:rsid w:val="0087714C"/>
    <w:rsid w:val="008B2FB8"/>
    <w:rsid w:val="008B7AC4"/>
    <w:rsid w:val="008C79AD"/>
    <w:rsid w:val="008E24BC"/>
    <w:rsid w:val="008E7746"/>
    <w:rsid w:val="008F509A"/>
    <w:rsid w:val="00907BEA"/>
    <w:rsid w:val="00936D65"/>
    <w:rsid w:val="00943340"/>
    <w:rsid w:val="00993217"/>
    <w:rsid w:val="009A278B"/>
    <w:rsid w:val="009E441B"/>
    <w:rsid w:val="009F05AA"/>
    <w:rsid w:val="009F66F7"/>
    <w:rsid w:val="00A10264"/>
    <w:rsid w:val="00A141C2"/>
    <w:rsid w:val="00A143FE"/>
    <w:rsid w:val="00A3461B"/>
    <w:rsid w:val="00A3781A"/>
    <w:rsid w:val="00A743FE"/>
    <w:rsid w:val="00A74E90"/>
    <w:rsid w:val="00A755C1"/>
    <w:rsid w:val="00AB0F90"/>
    <w:rsid w:val="00AB1CDE"/>
    <w:rsid w:val="00AC227B"/>
    <w:rsid w:val="00AC28FC"/>
    <w:rsid w:val="00AD28C6"/>
    <w:rsid w:val="00AF61C6"/>
    <w:rsid w:val="00B03E92"/>
    <w:rsid w:val="00B1104F"/>
    <w:rsid w:val="00B30071"/>
    <w:rsid w:val="00B31656"/>
    <w:rsid w:val="00B34E74"/>
    <w:rsid w:val="00B40B8C"/>
    <w:rsid w:val="00B558E8"/>
    <w:rsid w:val="00B72693"/>
    <w:rsid w:val="00B84C7B"/>
    <w:rsid w:val="00BB4A6A"/>
    <w:rsid w:val="00BB4AE3"/>
    <w:rsid w:val="00BC27D9"/>
    <w:rsid w:val="00BC3E2A"/>
    <w:rsid w:val="00BD00FA"/>
    <w:rsid w:val="00BD1883"/>
    <w:rsid w:val="00BD672F"/>
    <w:rsid w:val="00BF04C1"/>
    <w:rsid w:val="00BF68D2"/>
    <w:rsid w:val="00C00659"/>
    <w:rsid w:val="00C239B2"/>
    <w:rsid w:val="00C41E84"/>
    <w:rsid w:val="00C54EF3"/>
    <w:rsid w:val="00C5554C"/>
    <w:rsid w:val="00C564EE"/>
    <w:rsid w:val="00C64FCE"/>
    <w:rsid w:val="00CA335A"/>
    <w:rsid w:val="00CC09E8"/>
    <w:rsid w:val="00CC3B8C"/>
    <w:rsid w:val="00CC6AA4"/>
    <w:rsid w:val="00CC7080"/>
    <w:rsid w:val="00CD0CBB"/>
    <w:rsid w:val="00D33660"/>
    <w:rsid w:val="00D636D3"/>
    <w:rsid w:val="00D70A50"/>
    <w:rsid w:val="00D87BA9"/>
    <w:rsid w:val="00D92A17"/>
    <w:rsid w:val="00DC2FCE"/>
    <w:rsid w:val="00DE34C5"/>
    <w:rsid w:val="00E04E44"/>
    <w:rsid w:val="00E14CC8"/>
    <w:rsid w:val="00E31B4E"/>
    <w:rsid w:val="00E44E9E"/>
    <w:rsid w:val="00E83282"/>
    <w:rsid w:val="00EB0986"/>
    <w:rsid w:val="00EB2EDF"/>
    <w:rsid w:val="00EE196E"/>
    <w:rsid w:val="00EE75F2"/>
    <w:rsid w:val="00EF1C4C"/>
    <w:rsid w:val="00EF4AF0"/>
    <w:rsid w:val="00EF55E2"/>
    <w:rsid w:val="00F03990"/>
    <w:rsid w:val="00F521FC"/>
    <w:rsid w:val="00F52F68"/>
    <w:rsid w:val="00F60DF7"/>
    <w:rsid w:val="00F66DCF"/>
    <w:rsid w:val="00F9260F"/>
    <w:rsid w:val="00F92991"/>
    <w:rsid w:val="00FA656F"/>
    <w:rsid w:val="00FB144D"/>
    <w:rsid w:val="00FC40E7"/>
    <w:rsid w:val="00FC4FB8"/>
    <w:rsid w:val="00FC5093"/>
    <w:rsid w:val="00FC52E6"/>
    <w:rsid w:val="00FE4B37"/>
    <w:rsid w:val="00FF0E4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B59C9"/>
  <w15:docId w15:val="{A744FED6-49DF-4547-91ED-7DE6D1948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SimSun"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7529"/>
    <w:pPr>
      <w:spacing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uiPriority w:val="9"/>
    <w:qFormat/>
    <w:pPr>
      <w:keepNext/>
      <w:keepLines/>
      <w:spacing w:before="200"/>
      <w:outlineLvl w:val="0"/>
    </w:pPr>
    <w:rPr>
      <w:color w:val="6FA8DC"/>
    </w:rPr>
  </w:style>
  <w:style w:type="paragraph" w:styleId="Heading2">
    <w:name w:val="heading 2"/>
    <w:basedOn w:val="Normal"/>
    <w:next w:val="Normal"/>
    <w:uiPriority w:val="9"/>
    <w:semiHidden/>
    <w:unhideWhenUsed/>
    <w:qFormat/>
    <w:pPr>
      <w:keepNext/>
      <w:keepLines/>
      <w:outlineLvl w:val="1"/>
    </w:pPr>
    <w:rPr>
      <w:color w:val="6FA8DC"/>
    </w:rPr>
  </w:style>
  <w:style w:type="paragraph" w:styleId="Heading3">
    <w:name w:val="heading 3"/>
    <w:basedOn w:val="Normal"/>
    <w:next w:val="Normal"/>
    <w:uiPriority w:val="9"/>
    <w:semiHidden/>
    <w:unhideWhenUsed/>
    <w:qFormat/>
    <w:pPr>
      <w:keepNext/>
      <w:keepLines/>
      <w:outlineLvl w:val="2"/>
    </w:pPr>
    <w:rPr>
      <w:rFonts w:ascii="Courier New" w:eastAsia="Courier New" w:hAnsi="Courier New" w:cs="Courier New"/>
      <w:color w:val="6AA84F"/>
      <w:sz w:val="20"/>
      <w:szCs w:val="20"/>
    </w:rPr>
  </w:style>
  <w:style w:type="paragraph" w:styleId="Heading4">
    <w:name w:val="heading 4"/>
    <w:basedOn w:val="Normal"/>
    <w:next w:val="Normal"/>
    <w:link w:val="Heading4Char"/>
    <w:uiPriority w:val="9"/>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color w:val="6FA8DC"/>
      <w:sz w:val="28"/>
      <w:szCs w:val="28"/>
    </w:rPr>
  </w:style>
  <w:style w:type="paragraph" w:styleId="Subtitle">
    <w:name w:val="Subtitle"/>
    <w:basedOn w:val="Normal"/>
    <w:next w:val="Normal"/>
    <w:uiPriority w:val="11"/>
    <w:qFormat/>
    <w:pPr>
      <w:keepNext/>
      <w:keepLines/>
      <w:spacing w:after="200"/>
    </w:pPr>
    <w:rPr>
      <w:sz w:val="18"/>
      <w:szCs w:val="18"/>
    </w:rPr>
  </w:style>
  <w:style w:type="paragraph" w:styleId="ListParagraph">
    <w:name w:val="List Paragraph"/>
    <w:basedOn w:val="Normal"/>
    <w:uiPriority w:val="34"/>
    <w:qFormat/>
    <w:rsid w:val="00167CC5"/>
    <w:pPr>
      <w:spacing w:after="160" w:line="278" w:lineRule="auto"/>
      <w:ind w:left="720"/>
      <w:contextualSpacing/>
    </w:pPr>
    <w:rPr>
      <w:rFonts w:asciiTheme="minorHAnsi" w:eastAsiaTheme="minorEastAsia" w:hAnsiTheme="minorHAnsi" w:cstheme="minorBidi"/>
      <w:kern w:val="2"/>
      <w:lang w:val="en-US" w:eastAsia="zh-CN"/>
      <w14:ligatures w14:val="standardContextual"/>
    </w:rPr>
  </w:style>
  <w:style w:type="paragraph" w:styleId="HTMLPreformatted">
    <w:name w:val="HTML Preformatted"/>
    <w:basedOn w:val="Normal"/>
    <w:link w:val="HTMLPreformattedChar"/>
    <w:uiPriority w:val="99"/>
    <w:unhideWhenUsed/>
    <w:rsid w:val="00227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227217"/>
    <w:rPr>
      <w:rFonts w:ascii="Courier New" w:eastAsia="Times New Roman" w:hAnsi="Courier New" w:cs="Courier New"/>
      <w:sz w:val="20"/>
      <w:szCs w:val="20"/>
      <w:lang w:val="en-US"/>
    </w:rPr>
  </w:style>
  <w:style w:type="character" w:customStyle="1" w:styleId="gntyacmba4b">
    <w:name w:val="gntyacmba4b"/>
    <w:basedOn w:val="DefaultParagraphFont"/>
    <w:rsid w:val="00227217"/>
  </w:style>
  <w:style w:type="character" w:styleId="PlaceholderText">
    <w:name w:val="Placeholder Text"/>
    <w:basedOn w:val="DefaultParagraphFont"/>
    <w:uiPriority w:val="99"/>
    <w:semiHidden/>
    <w:rsid w:val="008E7746"/>
    <w:rPr>
      <w:color w:val="666666"/>
    </w:rPr>
  </w:style>
  <w:style w:type="character" w:styleId="Strong">
    <w:name w:val="Strong"/>
    <w:basedOn w:val="DefaultParagraphFont"/>
    <w:uiPriority w:val="22"/>
    <w:qFormat/>
    <w:rsid w:val="00775D68"/>
    <w:rPr>
      <w:b/>
      <w:bCs/>
    </w:rPr>
  </w:style>
  <w:style w:type="character" w:customStyle="1" w:styleId="Heading4Char">
    <w:name w:val="Heading 4 Char"/>
    <w:basedOn w:val="DefaultParagraphFont"/>
    <w:link w:val="Heading4"/>
    <w:uiPriority w:val="9"/>
    <w:rsid w:val="005B7529"/>
    <w:rPr>
      <w:rFonts w:ascii="Trebuchet MS" w:eastAsia="Trebuchet MS" w:hAnsi="Trebuchet MS" w:cs="Trebuchet MS"/>
      <w:color w:val="666666"/>
      <w:u w:val="single"/>
    </w:rPr>
  </w:style>
  <w:style w:type="character" w:styleId="HTMLCode">
    <w:name w:val="HTML Code"/>
    <w:basedOn w:val="DefaultParagraphFont"/>
    <w:uiPriority w:val="99"/>
    <w:semiHidden/>
    <w:unhideWhenUsed/>
    <w:rsid w:val="005B7529"/>
    <w:rPr>
      <w:rFonts w:ascii="Courier New" w:eastAsia="Times New Roman" w:hAnsi="Courier New" w:cs="Courier New"/>
      <w:sz w:val="20"/>
      <w:szCs w:val="20"/>
    </w:rPr>
  </w:style>
  <w:style w:type="character" w:customStyle="1" w:styleId="gcyqpjlbac">
    <w:name w:val="gcyqpjlbac"/>
    <w:basedOn w:val="DefaultParagraphFont"/>
    <w:rsid w:val="00BB4AE3"/>
  </w:style>
  <w:style w:type="character" w:customStyle="1" w:styleId="mord">
    <w:name w:val="mord"/>
    <w:basedOn w:val="DefaultParagraphFont"/>
    <w:rsid w:val="00CC6AA4"/>
  </w:style>
  <w:style w:type="character" w:customStyle="1" w:styleId="mrel">
    <w:name w:val="mrel"/>
    <w:basedOn w:val="DefaultParagraphFont"/>
    <w:rsid w:val="00CC6AA4"/>
  </w:style>
  <w:style w:type="character" w:customStyle="1" w:styleId="hljs-punctuation">
    <w:name w:val="hljs-punctuation"/>
    <w:basedOn w:val="DefaultParagraphFont"/>
    <w:rsid w:val="008F509A"/>
  </w:style>
  <w:style w:type="character" w:customStyle="1" w:styleId="hljs-string">
    <w:name w:val="hljs-string"/>
    <w:basedOn w:val="DefaultParagraphFont"/>
    <w:rsid w:val="008F509A"/>
  </w:style>
  <w:style w:type="character" w:customStyle="1" w:styleId="gcyqpjllac">
    <w:name w:val="gcyqpjllac"/>
    <w:basedOn w:val="DefaultParagraphFont"/>
    <w:rsid w:val="00C564EE"/>
  </w:style>
  <w:style w:type="paragraph" w:styleId="NormalWeb">
    <w:name w:val="Normal (Web)"/>
    <w:basedOn w:val="Normal"/>
    <w:uiPriority w:val="99"/>
    <w:unhideWhenUsed/>
    <w:rsid w:val="00FC5093"/>
    <w:pPr>
      <w:spacing w:before="100" w:beforeAutospacing="1" w:after="100" w:afterAutospacing="1"/>
    </w:pPr>
  </w:style>
  <w:style w:type="character" w:styleId="CommentReference">
    <w:name w:val="annotation reference"/>
    <w:basedOn w:val="DefaultParagraphFont"/>
    <w:uiPriority w:val="99"/>
    <w:semiHidden/>
    <w:unhideWhenUsed/>
    <w:rsid w:val="0083014F"/>
    <w:rPr>
      <w:sz w:val="16"/>
      <w:szCs w:val="16"/>
    </w:rPr>
  </w:style>
  <w:style w:type="paragraph" w:styleId="CommentText">
    <w:name w:val="annotation text"/>
    <w:basedOn w:val="Normal"/>
    <w:link w:val="CommentTextChar"/>
    <w:uiPriority w:val="99"/>
    <w:unhideWhenUsed/>
    <w:rsid w:val="0083014F"/>
    <w:rPr>
      <w:sz w:val="20"/>
      <w:szCs w:val="20"/>
    </w:rPr>
  </w:style>
  <w:style w:type="character" w:customStyle="1" w:styleId="CommentTextChar">
    <w:name w:val="Comment Text Char"/>
    <w:basedOn w:val="DefaultParagraphFont"/>
    <w:link w:val="CommentText"/>
    <w:uiPriority w:val="99"/>
    <w:rsid w:val="0083014F"/>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83014F"/>
    <w:rPr>
      <w:b/>
      <w:bCs/>
    </w:rPr>
  </w:style>
  <w:style w:type="character" w:customStyle="1" w:styleId="CommentSubjectChar">
    <w:name w:val="Comment Subject Char"/>
    <w:basedOn w:val="CommentTextChar"/>
    <w:link w:val="CommentSubject"/>
    <w:uiPriority w:val="99"/>
    <w:semiHidden/>
    <w:rsid w:val="0083014F"/>
    <w:rPr>
      <w:rFonts w:ascii="Times New Roman" w:eastAsia="Times New Roman" w:hAnsi="Times New Roman" w:cs="Times New Roman"/>
      <w:b/>
      <w:bCs/>
      <w:sz w:val="20"/>
      <w:szCs w:val="20"/>
      <w:lang w:eastAsia="en-GB"/>
    </w:rPr>
  </w:style>
  <w:style w:type="paragraph" w:styleId="Revision">
    <w:name w:val="Revision"/>
    <w:hidden/>
    <w:uiPriority w:val="99"/>
    <w:semiHidden/>
    <w:rsid w:val="00CD0CBB"/>
    <w:pPr>
      <w:spacing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762708">
      <w:bodyDiv w:val="1"/>
      <w:marLeft w:val="0"/>
      <w:marRight w:val="0"/>
      <w:marTop w:val="0"/>
      <w:marBottom w:val="0"/>
      <w:divBdr>
        <w:top w:val="none" w:sz="0" w:space="0" w:color="auto"/>
        <w:left w:val="none" w:sz="0" w:space="0" w:color="auto"/>
        <w:bottom w:val="none" w:sz="0" w:space="0" w:color="auto"/>
        <w:right w:val="none" w:sz="0" w:space="0" w:color="auto"/>
      </w:divBdr>
    </w:div>
    <w:div w:id="237373871">
      <w:bodyDiv w:val="1"/>
      <w:marLeft w:val="0"/>
      <w:marRight w:val="0"/>
      <w:marTop w:val="0"/>
      <w:marBottom w:val="0"/>
      <w:divBdr>
        <w:top w:val="none" w:sz="0" w:space="0" w:color="auto"/>
        <w:left w:val="none" w:sz="0" w:space="0" w:color="auto"/>
        <w:bottom w:val="none" w:sz="0" w:space="0" w:color="auto"/>
        <w:right w:val="none" w:sz="0" w:space="0" w:color="auto"/>
      </w:divBdr>
    </w:div>
    <w:div w:id="405498201">
      <w:bodyDiv w:val="1"/>
      <w:marLeft w:val="0"/>
      <w:marRight w:val="0"/>
      <w:marTop w:val="0"/>
      <w:marBottom w:val="0"/>
      <w:divBdr>
        <w:top w:val="none" w:sz="0" w:space="0" w:color="auto"/>
        <w:left w:val="none" w:sz="0" w:space="0" w:color="auto"/>
        <w:bottom w:val="none" w:sz="0" w:space="0" w:color="auto"/>
        <w:right w:val="none" w:sz="0" w:space="0" w:color="auto"/>
      </w:divBdr>
    </w:div>
    <w:div w:id="406683643">
      <w:bodyDiv w:val="1"/>
      <w:marLeft w:val="0"/>
      <w:marRight w:val="0"/>
      <w:marTop w:val="0"/>
      <w:marBottom w:val="0"/>
      <w:divBdr>
        <w:top w:val="none" w:sz="0" w:space="0" w:color="auto"/>
        <w:left w:val="none" w:sz="0" w:space="0" w:color="auto"/>
        <w:bottom w:val="none" w:sz="0" w:space="0" w:color="auto"/>
        <w:right w:val="none" w:sz="0" w:space="0" w:color="auto"/>
      </w:divBdr>
    </w:div>
    <w:div w:id="776022970">
      <w:bodyDiv w:val="1"/>
      <w:marLeft w:val="0"/>
      <w:marRight w:val="0"/>
      <w:marTop w:val="0"/>
      <w:marBottom w:val="0"/>
      <w:divBdr>
        <w:top w:val="none" w:sz="0" w:space="0" w:color="auto"/>
        <w:left w:val="none" w:sz="0" w:space="0" w:color="auto"/>
        <w:bottom w:val="none" w:sz="0" w:space="0" w:color="auto"/>
        <w:right w:val="none" w:sz="0" w:space="0" w:color="auto"/>
      </w:divBdr>
    </w:div>
    <w:div w:id="825557267">
      <w:bodyDiv w:val="1"/>
      <w:marLeft w:val="0"/>
      <w:marRight w:val="0"/>
      <w:marTop w:val="0"/>
      <w:marBottom w:val="0"/>
      <w:divBdr>
        <w:top w:val="none" w:sz="0" w:space="0" w:color="auto"/>
        <w:left w:val="none" w:sz="0" w:space="0" w:color="auto"/>
        <w:bottom w:val="none" w:sz="0" w:space="0" w:color="auto"/>
        <w:right w:val="none" w:sz="0" w:space="0" w:color="auto"/>
      </w:divBdr>
    </w:div>
    <w:div w:id="834303646">
      <w:bodyDiv w:val="1"/>
      <w:marLeft w:val="0"/>
      <w:marRight w:val="0"/>
      <w:marTop w:val="0"/>
      <w:marBottom w:val="0"/>
      <w:divBdr>
        <w:top w:val="none" w:sz="0" w:space="0" w:color="auto"/>
        <w:left w:val="none" w:sz="0" w:space="0" w:color="auto"/>
        <w:bottom w:val="none" w:sz="0" w:space="0" w:color="auto"/>
        <w:right w:val="none" w:sz="0" w:space="0" w:color="auto"/>
      </w:divBdr>
    </w:div>
    <w:div w:id="1022365794">
      <w:bodyDiv w:val="1"/>
      <w:marLeft w:val="0"/>
      <w:marRight w:val="0"/>
      <w:marTop w:val="0"/>
      <w:marBottom w:val="0"/>
      <w:divBdr>
        <w:top w:val="none" w:sz="0" w:space="0" w:color="auto"/>
        <w:left w:val="none" w:sz="0" w:space="0" w:color="auto"/>
        <w:bottom w:val="none" w:sz="0" w:space="0" w:color="auto"/>
        <w:right w:val="none" w:sz="0" w:space="0" w:color="auto"/>
      </w:divBdr>
    </w:div>
    <w:div w:id="1239175621">
      <w:bodyDiv w:val="1"/>
      <w:marLeft w:val="0"/>
      <w:marRight w:val="0"/>
      <w:marTop w:val="0"/>
      <w:marBottom w:val="0"/>
      <w:divBdr>
        <w:top w:val="none" w:sz="0" w:space="0" w:color="auto"/>
        <w:left w:val="none" w:sz="0" w:space="0" w:color="auto"/>
        <w:bottom w:val="none" w:sz="0" w:space="0" w:color="auto"/>
        <w:right w:val="none" w:sz="0" w:space="0" w:color="auto"/>
      </w:divBdr>
    </w:div>
    <w:div w:id="1574512557">
      <w:bodyDiv w:val="1"/>
      <w:marLeft w:val="0"/>
      <w:marRight w:val="0"/>
      <w:marTop w:val="0"/>
      <w:marBottom w:val="0"/>
      <w:divBdr>
        <w:top w:val="none" w:sz="0" w:space="0" w:color="auto"/>
        <w:left w:val="none" w:sz="0" w:space="0" w:color="auto"/>
        <w:bottom w:val="none" w:sz="0" w:space="0" w:color="auto"/>
        <w:right w:val="none" w:sz="0" w:space="0" w:color="auto"/>
      </w:divBdr>
    </w:div>
    <w:div w:id="1719158858">
      <w:bodyDiv w:val="1"/>
      <w:marLeft w:val="0"/>
      <w:marRight w:val="0"/>
      <w:marTop w:val="0"/>
      <w:marBottom w:val="0"/>
      <w:divBdr>
        <w:top w:val="none" w:sz="0" w:space="0" w:color="auto"/>
        <w:left w:val="none" w:sz="0" w:space="0" w:color="auto"/>
        <w:bottom w:val="none" w:sz="0" w:space="0" w:color="auto"/>
        <w:right w:val="none" w:sz="0" w:space="0" w:color="auto"/>
      </w:divBdr>
    </w:div>
    <w:div w:id="1756701656">
      <w:bodyDiv w:val="1"/>
      <w:marLeft w:val="0"/>
      <w:marRight w:val="0"/>
      <w:marTop w:val="0"/>
      <w:marBottom w:val="0"/>
      <w:divBdr>
        <w:top w:val="none" w:sz="0" w:space="0" w:color="auto"/>
        <w:left w:val="none" w:sz="0" w:space="0" w:color="auto"/>
        <w:bottom w:val="none" w:sz="0" w:space="0" w:color="auto"/>
        <w:right w:val="none" w:sz="0" w:space="0" w:color="auto"/>
      </w:divBdr>
    </w:div>
    <w:div w:id="17783349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microsoft.com/office/2018/08/relationships/commentsExtensible" Target="commentsExtensible.xml"/><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986</TotalTime>
  <Pages>12</Pages>
  <Words>2249</Words>
  <Characters>12820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Yanan Wu</cp:lastModifiedBy>
  <cp:revision>199</cp:revision>
  <dcterms:created xsi:type="dcterms:W3CDTF">2025-02-12T14:34:00Z</dcterms:created>
  <dcterms:modified xsi:type="dcterms:W3CDTF">2025-03-08T18:35:00Z</dcterms:modified>
</cp:coreProperties>
</file>